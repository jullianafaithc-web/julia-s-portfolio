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F561" w14:textId="223630EB" w:rsidR="00776157" w:rsidRPr="003372CF" w:rsidRDefault="00810529" w:rsidP="003372CF">
      <w:pPr>
        <w:pStyle w:val="NoSpacing"/>
        <w:ind w:left="0" w:firstLine="0"/>
        <w:jc w:val="center"/>
        <w:rPr>
          <w:b/>
          <w:bCs/>
          <w:sz w:val="28"/>
          <w:szCs w:val="28"/>
        </w:rPr>
      </w:pPr>
      <w:r w:rsidRPr="00810529">
        <w:rPr>
          <w:b/>
          <w:bCs/>
          <w:sz w:val="28"/>
          <w:szCs w:val="28"/>
        </w:rPr>
        <w:t>LOCAL AREA NETWORK DESIGN</w:t>
      </w:r>
    </w:p>
    <w:p w14:paraId="7D0A7FF9" w14:textId="77777777" w:rsidR="003372CF" w:rsidRDefault="003372CF" w:rsidP="003372CF">
      <w:pPr>
        <w:spacing w:after="305" w:line="259" w:lineRule="auto"/>
        <w:ind w:left="0" w:right="50" w:firstLine="0"/>
        <w:jc w:val="center"/>
        <w:rPr>
          <w:sz w:val="20"/>
          <w:szCs w:val="20"/>
        </w:rPr>
      </w:pPr>
    </w:p>
    <w:p w14:paraId="1CD15B17" w14:textId="076D094D" w:rsidR="00776157" w:rsidRPr="003372CF" w:rsidRDefault="00225751" w:rsidP="003372CF">
      <w:pPr>
        <w:spacing w:after="305" w:line="259" w:lineRule="auto"/>
        <w:ind w:left="0" w:right="50" w:firstLine="0"/>
        <w:jc w:val="center"/>
        <w:rPr>
          <w:sz w:val="20"/>
          <w:szCs w:val="20"/>
        </w:rPr>
      </w:pPr>
      <w:r w:rsidRPr="003372CF">
        <w:rPr>
          <w:sz w:val="20"/>
          <w:szCs w:val="20"/>
        </w:rPr>
        <w:t>A Project</w:t>
      </w:r>
    </w:p>
    <w:p w14:paraId="26A03475" w14:textId="3A1FA420" w:rsidR="00776157" w:rsidRPr="003372CF" w:rsidRDefault="00225751" w:rsidP="003372CF">
      <w:pPr>
        <w:spacing w:after="305" w:line="259" w:lineRule="auto"/>
        <w:ind w:right="49"/>
        <w:jc w:val="center"/>
        <w:rPr>
          <w:sz w:val="20"/>
          <w:szCs w:val="20"/>
        </w:rPr>
      </w:pPr>
      <w:r w:rsidRPr="003372CF">
        <w:rPr>
          <w:sz w:val="20"/>
          <w:szCs w:val="20"/>
        </w:rPr>
        <w:t>Presented to the</w:t>
      </w:r>
    </w:p>
    <w:p w14:paraId="6B0941B2" w14:textId="69F43BC5" w:rsidR="00776157" w:rsidRPr="003372CF" w:rsidRDefault="00225751" w:rsidP="003372CF">
      <w:pPr>
        <w:spacing w:after="307" w:line="259" w:lineRule="auto"/>
        <w:ind w:right="0"/>
        <w:jc w:val="center"/>
        <w:rPr>
          <w:sz w:val="20"/>
          <w:szCs w:val="20"/>
        </w:rPr>
      </w:pPr>
      <w:r w:rsidRPr="003372CF">
        <w:rPr>
          <w:sz w:val="20"/>
          <w:szCs w:val="20"/>
        </w:rPr>
        <w:t>Faculty of College of Engineering and Digital Technology</w:t>
      </w:r>
    </w:p>
    <w:p w14:paraId="5D2A37A8" w14:textId="4DFF82FF" w:rsidR="00776157" w:rsidRPr="003372CF" w:rsidRDefault="00225751" w:rsidP="003372CF">
      <w:pPr>
        <w:spacing w:after="305" w:line="259" w:lineRule="auto"/>
        <w:ind w:right="53"/>
        <w:jc w:val="center"/>
        <w:rPr>
          <w:sz w:val="20"/>
          <w:szCs w:val="20"/>
        </w:rPr>
      </w:pPr>
      <w:r w:rsidRPr="003372CF">
        <w:rPr>
          <w:sz w:val="20"/>
          <w:szCs w:val="20"/>
        </w:rPr>
        <w:t>ICCT Colleges Foundation Inc.</w:t>
      </w:r>
    </w:p>
    <w:p w14:paraId="37A61ABF" w14:textId="72211F47" w:rsidR="00776157" w:rsidRPr="003372CF" w:rsidRDefault="00225751" w:rsidP="003372CF">
      <w:pPr>
        <w:spacing w:after="305" w:line="259" w:lineRule="auto"/>
        <w:ind w:right="51"/>
        <w:jc w:val="center"/>
        <w:rPr>
          <w:sz w:val="20"/>
          <w:szCs w:val="20"/>
        </w:rPr>
      </w:pPr>
      <w:r w:rsidRPr="003372CF">
        <w:rPr>
          <w:sz w:val="20"/>
          <w:szCs w:val="20"/>
        </w:rPr>
        <w:t>V.V. Soliven Avenue II Cainta Rizal</w:t>
      </w:r>
    </w:p>
    <w:p w14:paraId="63A68059" w14:textId="7BB9EC63" w:rsidR="00776157" w:rsidRPr="003372CF" w:rsidRDefault="00225751" w:rsidP="003372CF">
      <w:pPr>
        <w:spacing w:after="307" w:line="259" w:lineRule="auto"/>
        <w:ind w:right="0"/>
        <w:jc w:val="center"/>
        <w:rPr>
          <w:sz w:val="20"/>
          <w:szCs w:val="20"/>
        </w:rPr>
      </w:pPr>
      <w:r w:rsidRPr="003372CF">
        <w:rPr>
          <w:sz w:val="20"/>
          <w:szCs w:val="20"/>
        </w:rPr>
        <w:t>Bachelor of Science Major in Computer Engineering</w:t>
      </w:r>
    </w:p>
    <w:p w14:paraId="0596BD23" w14:textId="77777777" w:rsidR="00776157" w:rsidRDefault="00225751">
      <w:pPr>
        <w:spacing w:after="323" w:line="259" w:lineRule="auto"/>
        <w:jc w:val="center"/>
        <w:rPr>
          <w:rFonts w:ascii="Calibri" w:eastAsia="Calibri" w:hAnsi="Calibri" w:cs="Calibri"/>
          <w:sz w:val="20"/>
          <w:szCs w:val="20"/>
        </w:rPr>
      </w:pPr>
      <w:r w:rsidRPr="003372CF">
        <w:rPr>
          <w:sz w:val="20"/>
          <w:szCs w:val="20"/>
        </w:rPr>
        <w:t>BY.</w:t>
      </w:r>
      <w:r w:rsidRPr="003372CF">
        <w:rPr>
          <w:rFonts w:ascii="Calibri" w:eastAsia="Calibri" w:hAnsi="Calibri" w:cs="Calibri"/>
          <w:sz w:val="20"/>
          <w:szCs w:val="20"/>
        </w:rPr>
        <w:t xml:space="preserve"> </w:t>
      </w:r>
    </w:p>
    <w:p w14:paraId="39B8DCB1" w14:textId="739411D6" w:rsidR="004A4CB6" w:rsidRDefault="004A4CB6">
      <w:pPr>
        <w:spacing w:after="323" w:line="259" w:lineRule="auto"/>
        <w:jc w:val="center"/>
        <w:rPr>
          <w:rFonts w:ascii="Calibri" w:eastAsia="Calibri" w:hAnsi="Calibri" w:cs="Calibri"/>
          <w:sz w:val="20"/>
          <w:szCs w:val="20"/>
        </w:rPr>
      </w:pPr>
      <w:r>
        <w:rPr>
          <w:rFonts w:ascii="Calibri" w:eastAsia="Calibri" w:hAnsi="Calibri" w:cs="Calibri"/>
          <w:sz w:val="20"/>
          <w:szCs w:val="20"/>
        </w:rPr>
        <w:t>GROUP 8E</w:t>
      </w:r>
    </w:p>
    <w:p w14:paraId="6ACA941B" w14:textId="77777777" w:rsidR="001D410D" w:rsidRPr="003372CF" w:rsidRDefault="001D410D" w:rsidP="001D410D">
      <w:pPr>
        <w:spacing w:after="323" w:line="259" w:lineRule="auto"/>
        <w:ind w:right="45"/>
        <w:jc w:val="center"/>
        <w:rPr>
          <w:sz w:val="16"/>
          <w:szCs w:val="16"/>
        </w:rPr>
      </w:pPr>
      <w:r w:rsidRPr="003372CF">
        <w:rPr>
          <w:sz w:val="16"/>
          <w:szCs w:val="16"/>
        </w:rPr>
        <w:t>BRANDON ASHLEY P.</w:t>
      </w:r>
    </w:p>
    <w:p w14:paraId="4A4DAC60" w14:textId="77777777" w:rsidR="001D410D" w:rsidRDefault="001D410D" w:rsidP="001D410D">
      <w:pPr>
        <w:spacing w:after="323" w:line="259" w:lineRule="auto"/>
        <w:ind w:right="50"/>
        <w:jc w:val="center"/>
        <w:rPr>
          <w:sz w:val="16"/>
          <w:szCs w:val="16"/>
        </w:rPr>
      </w:pPr>
      <w:r w:rsidRPr="003372CF">
        <w:rPr>
          <w:sz w:val="16"/>
          <w:szCs w:val="16"/>
        </w:rPr>
        <w:t>CADIMAS JULLIANA E.</w:t>
      </w:r>
    </w:p>
    <w:p w14:paraId="59425262" w14:textId="77777777" w:rsidR="001D410D" w:rsidRDefault="001D410D" w:rsidP="001D410D">
      <w:pPr>
        <w:spacing w:after="326" w:line="259" w:lineRule="auto"/>
        <w:ind w:right="42"/>
        <w:jc w:val="center"/>
        <w:rPr>
          <w:sz w:val="16"/>
          <w:szCs w:val="16"/>
        </w:rPr>
      </w:pPr>
      <w:r w:rsidRPr="003372CF">
        <w:rPr>
          <w:sz w:val="16"/>
          <w:szCs w:val="16"/>
        </w:rPr>
        <w:t>DELOS SANTOS EMMANUEL B.</w:t>
      </w:r>
    </w:p>
    <w:p w14:paraId="0BEC0946" w14:textId="77777777" w:rsidR="001D410D" w:rsidRDefault="001D410D" w:rsidP="001D410D">
      <w:pPr>
        <w:spacing w:after="323" w:line="259" w:lineRule="auto"/>
        <w:ind w:right="60"/>
        <w:jc w:val="center"/>
        <w:rPr>
          <w:sz w:val="16"/>
          <w:szCs w:val="16"/>
        </w:rPr>
      </w:pPr>
      <w:r w:rsidRPr="003372CF">
        <w:rPr>
          <w:sz w:val="16"/>
          <w:szCs w:val="16"/>
        </w:rPr>
        <w:t>ESCOBAL RUBEN III M.</w:t>
      </w:r>
    </w:p>
    <w:p w14:paraId="76A2C77C" w14:textId="70BD308D" w:rsidR="001D410D" w:rsidRDefault="001D410D" w:rsidP="001D410D">
      <w:pPr>
        <w:spacing w:after="325" w:line="259" w:lineRule="auto"/>
        <w:ind w:right="42"/>
        <w:jc w:val="center"/>
        <w:rPr>
          <w:sz w:val="16"/>
          <w:szCs w:val="16"/>
        </w:rPr>
      </w:pPr>
      <w:r w:rsidRPr="003372CF">
        <w:rPr>
          <w:sz w:val="16"/>
          <w:szCs w:val="16"/>
        </w:rPr>
        <w:t>ESTARIS KRISTINE YVONNE F.</w:t>
      </w:r>
    </w:p>
    <w:p w14:paraId="291020E4" w14:textId="24FC7794" w:rsidR="001D410D" w:rsidRPr="001D410D" w:rsidRDefault="001D410D" w:rsidP="001D410D">
      <w:pPr>
        <w:spacing w:after="323" w:line="259" w:lineRule="auto"/>
        <w:ind w:right="56"/>
        <w:jc w:val="center"/>
        <w:rPr>
          <w:sz w:val="16"/>
          <w:szCs w:val="16"/>
        </w:rPr>
      </w:pPr>
      <w:r w:rsidRPr="003372CF">
        <w:rPr>
          <w:sz w:val="16"/>
          <w:szCs w:val="16"/>
        </w:rPr>
        <w:t>FRANCISCO JENNICA HAZEL V.</w:t>
      </w:r>
    </w:p>
    <w:p w14:paraId="22A2DE75" w14:textId="76B23E49" w:rsidR="001D410D" w:rsidRPr="003372CF" w:rsidRDefault="00225751" w:rsidP="008D524D">
      <w:pPr>
        <w:spacing w:after="323" w:line="259" w:lineRule="auto"/>
        <w:ind w:right="57"/>
        <w:jc w:val="center"/>
        <w:rPr>
          <w:sz w:val="16"/>
          <w:szCs w:val="16"/>
        </w:rPr>
      </w:pPr>
      <w:r w:rsidRPr="003372CF">
        <w:rPr>
          <w:sz w:val="16"/>
          <w:szCs w:val="16"/>
        </w:rPr>
        <w:t>HERRADURA LAMECH UZ R.</w:t>
      </w:r>
    </w:p>
    <w:p w14:paraId="1BC84EAB" w14:textId="044E9A6F" w:rsidR="003372CF" w:rsidRPr="003372CF" w:rsidRDefault="00225751" w:rsidP="001D410D">
      <w:pPr>
        <w:spacing w:after="323" w:line="259" w:lineRule="auto"/>
        <w:ind w:right="51"/>
        <w:jc w:val="center"/>
        <w:rPr>
          <w:sz w:val="16"/>
          <w:szCs w:val="16"/>
        </w:rPr>
      </w:pPr>
      <w:r w:rsidRPr="003372CF">
        <w:rPr>
          <w:sz w:val="16"/>
          <w:szCs w:val="16"/>
        </w:rPr>
        <w:t>VALDEZ KENNETH JAMES M</w:t>
      </w:r>
      <w:r w:rsidR="001D410D">
        <w:rPr>
          <w:sz w:val="16"/>
          <w:szCs w:val="16"/>
        </w:rPr>
        <w:t>.</w:t>
      </w:r>
    </w:p>
    <w:p w14:paraId="1166D62A" w14:textId="129EC5DE" w:rsidR="003372CF" w:rsidRDefault="003372CF" w:rsidP="009828C6">
      <w:pPr>
        <w:spacing w:after="323" w:line="259" w:lineRule="auto"/>
        <w:ind w:left="0" w:right="51" w:firstLine="0"/>
        <w:rPr>
          <w:b/>
          <w:spacing w:val="-2"/>
          <w:sz w:val="16"/>
          <w:szCs w:val="16"/>
        </w:rPr>
      </w:pPr>
    </w:p>
    <w:p w14:paraId="4A66394D" w14:textId="77777777" w:rsidR="00810529" w:rsidRPr="003372CF" w:rsidRDefault="00810529" w:rsidP="009828C6">
      <w:pPr>
        <w:spacing w:after="323" w:line="259" w:lineRule="auto"/>
        <w:ind w:left="0" w:right="51" w:firstLine="0"/>
        <w:rPr>
          <w:b/>
          <w:spacing w:val="-2"/>
          <w:sz w:val="16"/>
          <w:szCs w:val="16"/>
        </w:rPr>
      </w:pPr>
    </w:p>
    <w:p w14:paraId="151C0BEB" w14:textId="7CE96F9C" w:rsidR="003372CF" w:rsidRDefault="003372CF" w:rsidP="009828C6">
      <w:pPr>
        <w:spacing w:after="323" w:line="259" w:lineRule="auto"/>
        <w:ind w:left="0" w:right="51" w:firstLine="0"/>
        <w:rPr>
          <w:b/>
          <w:bCs/>
          <w:spacing w:val="-2"/>
          <w:sz w:val="16"/>
          <w:szCs w:val="16"/>
        </w:rPr>
      </w:pPr>
    </w:p>
    <w:p w14:paraId="5FF645B0" w14:textId="77777777" w:rsidR="001F55C1" w:rsidRDefault="001F55C1" w:rsidP="008D524D">
      <w:pPr>
        <w:pBdr>
          <w:bottom w:val="single" w:sz="6" w:space="1" w:color="auto"/>
        </w:pBdr>
        <w:spacing w:after="0" w:line="259" w:lineRule="auto"/>
        <w:ind w:right="0"/>
        <w:jc w:val="center"/>
        <w:rPr>
          <w:b/>
          <w:bCs/>
        </w:rPr>
      </w:pPr>
    </w:p>
    <w:p w14:paraId="6F8981D3" w14:textId="77777777" w:rsidR="001F55C1" w:rsidRDefault="001F55C1" w:rsidP="008D524D">
      <w:pPr>
        <w:spacing w:after="0" w:line="259" w:lineRule="auto"/>
        <w:ind w:right="0"/>
        <w:jc w:val="center"/>
        <w:rPr>
          <w:b/>
          <w:bCs/>
        </w:rPr>
      </w:pPr>
    </w:p>
    <w:p w14:paraId="09466AA0" w14:textId="77777777" w:rsidR="001F55C1" w:rsidRDefault="001F55C1" w:rsidP="008D524D">
      <w:pPr>
        <w:spacing w:after="0" w:line="259" w:lineRule="auto"/>
        <w:ind w:right="0"/>
        <w:jc w:val="center"/>
        <w:rPr>
          <w:b/>
          <w:bCs/>
        </w:rPr>
      </w:pPr>
      <w:r>
        <w:rPr>
          <w:b/>
          <w:bCs/>
        </w:rPr>
        <w:t>CHAPTER 7: MAINTENANCE AND INSPECTION</w:t>
      </w:r>
    </w:p>
    <w:p w14:paraId="6D75300C" w14:textId="77777777" w:rsidR="001F55C1" w:rsidRDefault="001F55C1" w:rsidP="008D524D">
      <w:pPr>
        <w:spacing w:after="0" w:line="259" w:lineRule="auto"/>
        <w:ind w:right="0"/>
        <w:jc w:val="center"/>
        <w:rPr>
          <w:b/>
          <w:bCs/>
        </w:rPr>
      </w:pPr>
    </w:p>
    <w:p w14:paraId="0DC98321" w14:textId="08186C32" w:rsidR="70E628FC" w:rsidRDefault="70E628FC" w:rsidP="70E628FC">
      <w:pPr>
        <w:spacing w:after="0" w:line="259" w:lineRule="auto"/>
        <w:ind w:right="0"/>
        <w:jc w:val="center"/>
        <w:rPr>
          <w:b/>
          <w:bCs/>
        </w:rPr>
      </w:pPr>
    </w:p>
    <w:p w14:paraId="0DD05118" w14:textId="495C02B3" w:rsidR="70E628FC" w:rsidRDefault="70E628FC" w:rsidP="70E628FC">
      <w:pPr>
        <w:spacing w:after="0" w:line="259" w:lineRule="auto"/>
        <w:ind w:right="0"/>
        <w:jc w:val="center"/>
        <w:rPr>
          <w:b/>
          <w:bCs/>
        </w:rPr>
      </w:pPr>
    </w:p>
    <w:p w14:paraId="43C137D7" w14:textId="77777777" w:rsidR="001F55C1" w:rsidRDefault="001F55C1" w:rsidP="79365FE3">
      <w:pPr>
        <w:spacing w:after="0" w:line="259" w:lineRule="auto"/>
        <w:ind w:right="0"/>
        <w:jc w:val="left"/>
        <w:rPr>
          <w:b/>
          <w:bCs/>
        </w:rPr>
      </w:pPr>
      <w:r>
        <w:rPr>
          <w:b/>
          <w:bCs/>
        </w:rPr>
        <w:t>7.0 BEFORE EQUIPMENT OPERATION</w:t>
      </w:r>
    </w:p>
    <w:p w14:paraId="66881A21" w14:textId="77777777" w:rsidR="001F55C1" w:rsidRDefault="001F55C1" w:rsidP="79365FE3">
      <w:pPr>
        <w:spacing w:after="0" w:line="259" w:lineRule="auto"/>
        <w:ind w:right="0"/>
        <w:jc w:val="left"/>
        <w:rPr>
          <w:b/>
          <w:bCs/>
        </w:rPr>
      </w:pPr>
    </w:p>
    <w:p w14:paraId="21B620A0" w14:textId="4FC92894" w:rsidR="70E628FC" w:rsidRDefault="70E628FC" w:rsidP="70E628FC">
      <w:pPr>
        <w:spacing w:after="0" w:line="259" w:lineRule="auto"/>
        <w:ind w:right="0"/>
        <w:jc w:val="left"/>
        <w:rPr>
          <w:b/>
          <w:bCs/>
        </w:rPr>
      </w:pPr>
    </w:p>
    <w:p w14:paraId="0E5F5AD4" w14:textId="77777777" w:rsidR="001F55C1" w:rsidRDefault="001F55C1" w:rsidP="79365FE3">
      <w:pPr>
        <w:spacing w:after="0" w:line="259" w:lineRule="auto"/>
        <w:ind w:right="0"/>
        <w:jc w:val="left"/>
        <w:rPr>
          <w:b/>
          <w:bCs/>
        </w:rPr>
      </w:pPr>
      <w:r>
        <w:rPr>
          <w:b/>
          <w:bCs/>
        </w:rPr>
        <w:t>Before operating any network equipment, the following checks must be performed:</w:t>
      </w:r>
    </w:p>
    <w:p w14:paraId="7B2C2DA3" w14:textId="77777777" w:rsidR="001F55C1" w:rsidRDefault="001F55C1" w:rsidP="79365FE3">
      <w:pPr>
        <w:spacing w:after="0" w:line="259" w:lineRule="auto"/>
        <w:ind w:right="0"/>
        <w:jc w:val="left"/>
        <w:rPr>
          <w:b/>
          <w:bCs/>
        </w:rPr>
      </w:pPr>
    </w:p>
    <w:p w14:paraId="68DFB003" w14:textId="77777777" w:rsidR="001F55C1" w:rsidRDefault="001F55C1" w:rsidP="79365FE3">
      <w:pPr>
        <w:spacing w:after="0" w:line="259" w:lineRule="auto"/>
        <w:ind w:right="0"/>
        <w:jc w:val="left"/>
      </w:pPr>
      <w:r>
        <w:rPr>
          <w:b/>
          <w:bCs/>
        </w:rPr>
        <w:t xml:space="preserve">1. Visual Inspection – </w:t>
      </w:r>
      <w:r>
        <w:t>Check all LAN cables, power cords, and connectors for any physical damage such as cuts, bends, or loose connections.</w:t>
      </w:r>
    </w:p>
    <w:p w14:paraId="29A06D3F" w14:textId="71E7135B" w:rsidR="70E628FC" w:rsidRDefault="70E628FC" w:rsidP="47128F95">
      <w:pPr>
        <w:spacing w:after="0" w:line="259" w:lineRule="auto"/>
        <w:ind w:right="0"/>
        <w:jc w:val="left"/>
      </w:pPr>
    </w:p>
    <w:p w14:paraId="68704F36" w14:textId="77777777" w:rsidR="001F55C1" w:rsidRDefault="001F55C1" w:rsidP="79365FE3">
      <w:pPr>
        <w:spacing w:after="0" w:line="259" w:lineRule="auto"/>
        <w:ind w:right="0"/>
        <w:jc w:val="left"/>
      </w:pPr>
      <w:r>
        <w:rPr>
          <w:b/>
          <w:bCs/>
        </w:rPr>
        <w:t>2. Power Check –</w:t>
      </w:r>
      <w:r>
        <w:t xml:space="preserve"> Ensure that all devices (switches, router, server, access points, and CCTV) are properly connected to their power sources. Verify that the UPS (Uninterruptible Power Supply) is functioning and has sufficient battery charge.</w:t>
      </w:r>
    </w:p>
    <w:p w14:paraId="09F9B0AF" w14:textId="2BC8CB7C" w:rsidR="70E628FC" w:rsidRDefault="70E628FC" w:rsidP="47128F95">
      <w:pPr>
        <w:spacing w:after="0" w:line="259" w:lineRule="auto"/>
        <w:ind w:right="0"/>
        <w:jc w:val="left"/>
      </w:pPr>
    </w:p>
    <w:p w14:paraId="379BA894" w14:textId="77777777" w:rsidR="001F55C1" w:rsidRDefault="001F55C1" w:rsidP="47128F95">
      <w:pPr>
        <w:spacing w:after="0" w:line="259" w:lineRule="auto"/>
        <w:ind w:right="0"/>
        <w:jc w:val="left"/>
      </w:pPr>
      <w:r>
        <w:rPr>
          <w:b/>
          <w:bCs/>
        </w:rPr>
        <w:t xml:space="preserve">3. LED Indicators – </w:t>
      </w:r>
      <w:r>
        <w:t>Check the status lights on all networking devices:</w:t>
      </w:r>
    </w:p>
    <w:p w14:paraId="699F0710" w14:textId="77777777" w:rsidR="001F55C1" w:rsidRDefault="001F55C1" w:rsidP="47128F95">
      <w:pPr>
        <w:spacing w:after="0" w:line="259" w:lineRule="auto"/>
        <w:ind w:right="0"/>
        <w:jc w:val="left"/>
      </w:pPr>
      <w:r>
        <w:t xml:space="preserve">   · </w:t>
      </w:r>
      <w:r>
        <w:rPr>
          <w:b/>
          <w:bCs/>
        </w:rPr>
        <w:t>Green light = Normal operation</w:t>
      </w:r>
    </w:p>
    <w:p w14:paraId="14DECDBA" w14:textId="77777777" w:rsidR="001F55C1" w:rsidRDefault="001F55C1" w:rsidP="79365FE3">
      <w:pPr>
        <w:spacing w:after="0" w:line="259" w:lineRule="auto"/>
        <w:ind w:right="0"/>
        <w:jc w:val="left"/>
        <w:rPr>
          <w:b/>
          <w:bCs/>
        </w:rPr>
      </w:pPr>
      <w:r>
        <w:rPr>
          <w:b/>
          <w:bCs/>
        </w:rPr>
        <w:t xml:space="preserve">   · Blinking light = Data transmission active</w:t>
      </w:r>
    </w:p>
    <w:p w14:paraId="4287150A" w14:textId="77777777" w:rsidR="001F55C1" w:rsidRDefault="001F55C1" w:rsidP="79365FE3">
      <w:pPr>
        <w:spacing w:after="0" w:line="259" w:lineRule="auto"/>
        <w:ind w:right="0"/>
        <w:jc w:val="left"/>
      </w:pPr>
      <w:r>
        <w:rPr>
          <w:b/>
          <w:bCs/>
        </w:rPr>
        <w:t xml:space="preserve">   · Red or no light = Possible failure</w:t>
      </w:r>
    </w:p>
    <w:p w14:paraId="57A64297" w14:textId="08FD2F5D" w:rsidR="70E628FC" w:rsidRDefault="70E628FC" w:rsidP="70E628FC">
      <w:pPr>
        <w:spacing w:after="0" w:line="259" w:lineRule="auto"/>
        <w:ind w:right="0"/>
        <w:jc w:val="left"/>
        <w:rPr>
          <w:b/>
          <w:bCs/>
        </w:rPr>
      </w:pPr>
    </w:p>
    <w:p w14:paraId="533EEA83" w14:textId="77777777" w:rsidR="001F55C1" w:rsidRDefault="001F55C1" w:rsidP="79365FE3">
      <w:pPr>
        <w:spacing w:after="0" w:line="259" w:lineRule="auto"/>
        <w:ind w:right="0"/>
        <w:jc w:val="left"/>
      </w:pPr>
      <w:r>
        <w:rPr>
          <w:b/>
          <w:bCs/>
        </w:rPr>
        <w:t>4. Ventilation Check –</w:t>
      </w:r>
      <w:r>
        <w:t xml:space="preserve"> Make sure that all equipment, especially the server rack and switches, have proper airflow. Remove any obstructions that may cause overheating.</w:t>
      </w:r>
    </w:p>
    <w:p w14:paraId="2A529063" w14:textId="47BF9D7A" w:rsidR="70E628FC" w:rsidRDefault="70E628FC" w:rsidP="70E628FC">
      <w:pPr>
        <w:spacing w:after="0" w:line="259" w:lineRule="auto"/>
        <w:ind w:right="0"/>
        <w:jc w:val="left"/>
        <w:rPr>
          <w:b/>
          <w:bCs/>
        </w:rPr>
      </w:pPr>
    </w:p>
    <w:p w14:paraId="2FB7812D" w14:textId="77777777" w:rsidR="001F55C1" w:rsidRDefault="001F55C1" w:rsidP="79365FE3">
      <w:pPr>
        <w:spacing w:after="0" w:line="259" w:lineRule="auto"/>
        <w:ind w:right="0"/>
        <w:jc w:val="left"/>
        <w:rPr>
          <w:b/>
          <w:bCs/>
        </w:rPr>
      </w:pPr>
      <w:r>
        <w:rPr>
          <w:b/>
          <w:bCs/>
        </w:rPr>
        <w:t xml:space="preserve">5. Cable Management – </w:t>
      </w:r>
      <w:r>
        <w:t>Organize all cables to avoid tangles, stress, or accidental disconnections. Label each cable for easy identification.</w:t>
      </w:r>
    </w:p>
    <w:p w14:paraId="2DE3702B" w14:textId="6985824E" w:rsidR="001F55C1" w:rsidRDefault="001F55C1" w:rsidP="79365FE3">
      <w:pPr>
        <w:spacing w:after="0" w:line="259" w:lineRule="auto"/>
        <w:ind w:right="0"/>
        <w:jc w:val="left"/>
        <w:rPr>
          <w:b/>
          <w:bCs/>
        </w:rPr>
      </w:pPr>
    </w:p>
    <w:p w14:paraId="0C94AB1F" w14:textId="42B8C0D1" w:rsidR="46638314" w:rsidRDefault="46638314" w:rsidP="46638314">
      <w:pPr>
        <w:spacing w:after="0" w:line="259" w:lineRule="auto"/>
        <w:ind w:right="0"/>
        <w:jc w:val="left"/>
        <w:rPr>
          <w:b/>
          <w:bCs/>
        </w:rPr>
      </w:pPr>
    </w:p>
    <w:p w14:paraId="10CB2954" w14:textId="2D5F9A1B" w:rsidR="46638314" w:rsidRDefault="46638314" w:rsidP="46638314">
      <w:pPr>
        <w:spacing w:after="0" w:line="259" w:lineRule="auto"/>
        <w:ind w:right="0"/>
        <w:jc w:val="left"/>
        <w:rPr>
          <w:b/>
          <w:bCs/>
        </w:rPr>
      </w:pPr>
    </w:p>
    <w:p w14:paraId="5967F797" w14:textId="652CCFE2" w:rsidR="46638314" w:rsidRDefault="46638314" w:rsidP="46638314">
      <w:pPr>
        <w:spacing w:after="0" w:line="259" w:lineRule="auto"/>
        <w:ind w:right="0"/>
        <w:jc w:val="left"/>
        <w:rPr>
          <w:b/>
          <w:bCs/>
        </w:rPr>
      </w:pPr>
    </w:p>
    <w:p w14:paraId="0952ECC7" w14:textId="77777777" w:rsidR="001F55C1" w:rsidRDefault="001F55C1" w:rsidP="79365FE3">
      <w:pPr>
        <w:spacing w:after="0" w:line="259" w:lineRule="auto"/>
        <w:ind w:right="0"/>
        <w:jc w:val="left"/>
        <w:rPr>
          <w:b/>
          <w:bCs/>
        </w:rPr>
      </w:pPr>
      <w:r>
        <w:rPr>
          <w:b/>
          <w:bCs/>
        </w:rPr>
        <w:t>7.1 DURING EQUIPMENT OPERATION</w:t>
      </w:r>
    </w:p>
    <w:p w14:paraId="4D5248E3" w14:textId="69D0EEE0" w:rsidR="001F55C1" w:rsidRDefault="001F55C1" w:rsidP="79365FE3">
      <w:pPr>
        <w:spacing w:after="0" w:line="259" w:lineRule="auto"/>
        <w:ind w:right="0"/>
        <w:jc w:val="left"/>
        <w:rPr>
          <w:b/>
          <w:bCs/>
        </w:rPr>
      </w:pPr>
    </w:p>
    <w:p w14:paraId="73E00DD1" w14:textId="006624CF" w:rsidR="46638314" w:rsidRDefault="46638314" w:rsidP="46638314">
      <w:pPr>
        <w:spacing w:after="0" w:line="259" w:lineRule="auto"/>
        <w:ind w:right="0"/>
        <w:jc w:val="left"/>
        <w:rPr>
          <w:b/>
          <w:bCs/>
        </w:rPr>
      </w:pPr>
    </w:p>
    <w:p w14:paraId="68C307F3" w14:textId="77777777" w:rsidR="001F55C1" w:rsidRDefault="001F55C1" w:rsidP="79365FE3">
      <w:pPr>
        <w:spacing w:after="0" w:line="259" w:lineRule="auto"/>
        <w:ind w:right="0"/>
        <w:jc w:val="left"/>
        <w:rPr>
          <w:b/>
          <w:bCs/>
        </w:rPr>
      </w:pPr>
      <w:r>
        <w:rPr>
          <w:b/>
          <w:bCs/>
        </w:rPr>
        <w:t>While the network is running, the following must be monitored:</w:t>
      </w:r>
    </w:p>
    <w:p w14:paraId="1D14ED2A" w14:textId="77777777" w:rsidR="001F55C1" w:rsidRDefault="001F55C1" w:rsidP="79365FE3">
      <w:pPr>
        <w:spacing w:after="0" w:line="259" w:lineRule="auto"/>
        <w:ind w:right="0"/>
        <w:jc w:val="left"/>
        <w:rPr>
          <w:b/>
          <w:bCs/>
        </w:rPr>
      </w:pPr>
    </w:p>
    <w:p w14:paraId="46DB2FB6" w14:textId="47CB306E" w:rsidR="001F55C1" w:rsidRDefault="001F55C1" w:rsidP="79365FE3">
      <w:pPr>
        <w:spacing w:after="0" w:line="259" w:lineRule="auto"/>
        <w:ind w:right="0"/>
        <w:jc w:val="left"/>
      </w:pPr>
      <w:r>
        <w:rPr>
          <w:b/>
          <w:bCs/>
        </w:rPr>
        <w:t xml:space="preserve">1. </w:t>
      </w:r>
      <w:r>
        <w:t xml:space="preserve">Network Speed Monitoring – Regularly check if the internet and local network speeds are within normal range. Use tools like ping </w:t>
      </w:r>
      <w:r w:rsidR="1D7A24E0">
        <w:t>tests</w:t>
      </w:r>
      <w:r>
        <w:t xml:space="preserve"> or network monitoring software.</w:t>
      </w:r>
    </w:p>
    <w:p w14:paraId="419FCEE0" w14:textId="7EBDA9FC" w:rsidR="46638314" w:rsidRDefault="46638314" w:rsidP="47128F95">
      <w:pPr>
        <w:spacing w:after="0" w:line="259" w:lineRule="auto"/>
        <w:ind w:right="0"/>
        <w:jc w:val="left"/>
      </w:pPr>
    </w:p>
    <w:p w14:paraId="61C22F95" w14:textId="1BE86EE7" w:rsidR="001F55C1" w:rsidRDefault="001F55C1" w:rsidP="79365FE3">
      <w:pPr>
        <w:spacing w:after="0" w:line="259" w:lineRule="auto"/>
        <w:ind w:right="0"/>
        <w:jc w:val="left"/>
      </w:pPr>
      <w:r>
        <w:t xml:space="preserve">2. Device Status – Ensure that all connected devices (PCs, CCTV cameras, access points) are online and </w:t>
      </w:r>
      <w:r w:rsidR="7AD2C32C">
        <w:t>communicate</w:t>
      </w:r>
      <w:r>
        <w:t xml:space="preserve"> properly.</w:t>
      </w:r>
    </w:p>
    <w:p w14:paraId="48FD1841" w14:textId="63560FE7" w:rsidR="46638314" w:rsidRDefault="46638314" w:rsidP="47128F95">
      <w:pPr>
        <w:spacing w:after="0" w:line="259" w:lineRule="auto"/>
        <w:ind w:right="0"/>
        <w:jc w:val="left"/>
      </w:pPr>
    </w:p>
    <w:p w14:paraId="71A8587E" w14:textId="69CBE02B" w:rsidR="001F55C1" w:rsidRDefault="001F55C1" w:rsidP="79365FE3">
      <w:pPr>
        <w:spacing w:after="0" w:line="259" w:lineRule="auto"/>
        <w:ind w:right="0"/>
        <w:jc w:val="left"/>
      </w:pPr>
      <w:r>
        <w:t xml:space="preserve">3. Temperature Monitoring – Feel or use a thermometer to check if switches and servers are overheating. High </w:t>
      </w:r>
      <w:r w:rsidR="152CBBFC">
        <w:t>temperatures</w:t>
      </w:r>
      <w:r>
        <w:t xml:space="preserve"> can cause hardware failure.</w:t>
      </w:r>
    </w:p>
    <w:p w14:paraId="48E6786E" w14:textId="0AA27201" w:rsidR="46638314" w:rsidRDefault="46638314" w:rsidP="47128F95">
      <w:pPr>
        <w:spacing w:after="0" w:line="259" w:lineRule="auto"/>
        <w:ind w:right="0"/>
        <w:jc w:val="left"/>
      </w:pPr>
    </w:p>
    <w:p w14:paraId="6257D328" w14:textId="3D8803BB" w:rsidR="001F55C1" w:rsidRDefault="001F55C1" w:rsidP="79365FE3">
      <w:pPr>
        <w:spacing w:after="0" w:line="259" w:lineRule="auto"/>
        <w:ind w:right="0"/>
        <w:jc w:val="left"/>
      </w:pPr>
      <w:r>
        <w:t>4. Immediate Response – If any device becomes slow, unresponsive, or disconnected, report it immediately to the network administrator.</w:t>
      </w:r>
    </w:p>
    <w:p w14:paraId="0F5DC71D" w14:textId="5D8A0303" w:rsidR="46638314" w:rsidRDefault="46638314" w:rsidP="47128F95">
      <w:pPr>
        <w:spacing w:after="0" w:line="259" w:lineRule="auto"/>
        <w:ind w:right="0"/>
        <w:jc w:val="left"/>
      </w:pPr>
    </w:p>
    <w:p w14:paraId="5E4C8942" w14:textId="1853EA11" w:rsidR="001F55C1" w:rsidRDefault="001F55C1" w:rsidP="79365FE3">
      <w:pPr>
        <w:spacing w:after="0" w:line="259" w:lineRule="auto"/>
        <w:ind w:right="0"/>
        <w:jc w:val="left"/>
      </w:pPr>
      <w:r>
        <w:t>5. No Unauthorized Changes – Do not unplug, move, or modify any cable or device without permission</w:t>
      </w:r>
      <w:r>
        <w:rPr>
          <w:b/>
          <w:bCs/>
        </w:rPr>
        <w:t>.</w:t>
      </w:r>
    </w:p>
    <w:p w14:paraId="728EF639" w14:textId="669E337D" w:rsidR="46638314" w:rsidRDefault="46638314" w:rsidP="46638314">
      <w:pPr>
        <w:spacing w:after="0" w:line="259" w:lineRule="auto"/>
        <w:ind w:right="0"/>
        <w:jc w:val="left"/>
        <w:rPr>
          <w:b/>
          <w:bCs/>
        </w:rPr>
      </w:pPr>
    </w:p>
    <w:p w14:paraId="393AA01D" w14:textId="77777777" w:rsidR="001F55C1" w:rsidRDefault="001F55C1" w:rsidP="79365FE3">
      <w:pPr>
        <w:spacing w:after="0" w:line="259" w:lineRule="auto"/>
        <w:ind w:right="0"/>
        <w:jc w:val="left"/>
        <w:rPr>
          <w:b/>
          <w:bCs/>
        </w:rPr>
      </w:pPr>
    </w:p>
    <w:p w14:paraId="191D4B09" w14:textId="77777777" w:rsidR="001F55C1" w:rsidRDefault="001F55C1" w:rsidP="79365FE3">
      <w:pPr>
        <w:spacing w:after="0" w:line="259" w:lineRule="auto"/>
        <w:ind w:right="0"/>
        <w:jc w:val="left"/>
      </w:pPr>
      <w:r>
        <w:rPr>
          <w:b/>
          <w:bCs/>
        </w:rPr>
        <w:t>7.2 PREVENTIVE MAINTENANCE</w:t>
      </w:r>
    </w:p>
    <w:p w14:paraId="7F899B54" w14:textId="774AAEC5" w:rsidR="70E628FC" w:rsidRDefault="70E628FC" w:rsidP="70E628FC">
      <w:pPr>
        <w:spacing w:after="0" w:line="259" w:lineRule="auto"/>
        <w:ind w:right="0"/>
        <w:jc w:val="left"/>
        <w:rPr>
          <w:b/>
          <w:bCs/>
        </w:rPr>
      </w:pPr>
    </w:p>
    <w:p w14:paraId="13D44B39" w14:textId="77777777" w:rsidR="001F55C1" w:rsidRDefault="001F55C1" w:rsidP="79365FE3">
      <w:pPr>
        <w:spacing w:after="0" w:line="259" w:lineRule="auto"/>
        <w:ind w:right="0"/>
        <w:jc w:val="left"/>
        <w:rPr>
          <w:b/>
          <w:bCs/>
        </w:rPr>
      </w:pPr>
    </w:p>
    <w:p w14:paraId="525690F7" w14:textId="77777777" w:rsidR="001F55C1" w:rsidRDefault="001F55C1" w:rsidP="79365FE3">
      <w:pPr>
        <w:spacing w:after="0" w:line="259" w:lineRule="auto"/>
        <w:ind w:right="0"/>
        <w:jc w:val="left"/>
        <w:rPr>
          <w:b/>
          <w:bCs/>
        </w:rPr>
      </w:pPr>
      <w:r>
        <w:rPr>
          <w:b/>
          <w:bCs/>
        </w:rPr>
        <w:t>Preventive maintenance is performed regularly to avoid unexpected failures.</w:t>
      </w:r>
    </w:p>
    <w:p w14:paraId="5E04239A" w14:textId="77777777" w:rsidR="001F55C1" w:rsidRDefault="001F55C1" w:rsidP="79365FE3">
      <w:pPr>
        <w:spacing w:after="0" w:line="259" w:lineRule="auto"/>
        <w:ind w:right="0"/>
        <w:jc w:val="left"/>
        <w:rPr>
          <w:b/>
          <w:bCs/>
        </w:rPr>
      </w:pPr>
    </w:p>
    <w:p w14:paraId="5FD6BCE9" w14:textId="77777777" w:rsidR="001F55C1" w:rsidRDefault="001F55C1" w:rsidP="79365FE3">
      <w:pPr>
        <w:spacing w:after="0" w:line="259" w:lineRule="auto"/>
        <w:ind w:right="0"/>
        <w:jc w:val="left"/>
        <w:rPr>
          <w:b/>
          <w:bCs/>
        </w:rPr>
      </w:pPr>
      <w:r>
        <w:rPr>
          <w:b/>
          <w:bCs/>
        </w:rPr>
        <w:t>A. DAILY MAINTENANCE</w:t>
      </w:r>
    </w:p>
    <w:p w14:paraId="4C1A1B0C" w14:textId="77777777" w:rsidR="001F55C1" w:rsidRDefault="001F55C1" w:rsidP="79824B56">
      <w:pPr>
        <w:spacing w:after="0" w:line="259" w:lineRule="auto"/>
        <w:ind w:right="0"/>
        <w:jc w:val="left"/>
      </w:pPr>
    </w:p>
    <w:p w14:paraId="208C847C" w14:textId="77777777" w:rsidR="001F55C1" w:rsidRDefault="001F55C1" w:rsidP="79824B56">
      <w:pPr>
        <w:spacing w:after="0" w:line="259" w:lineRule="auto"/>
        <w:ind w:right="0"/>
        <w:jc w:val="left"/>
      </w:pPr>
      <w:r>
        <w:t>Activity Description</w:t>
      </w:r>
    </w:p>
    <w:p w14:paraId="49C35CD1" w14:textId="77777777" w:rsidR="001F55C1" w:rsidRDefault="001F55C1" w:rsidP="79824B56">
      <w:pPr>
        <w:spacing w:after="0" w:line="259" w:lineRule="auto"/>
        <w:ind w:right="0"/>
        <w:jc w:val="left"/>
      </w:pPr>
      <w:r>
        <w:t>Restart PCs Restart any computer that is running slow</w:t>
      </w:r>
    </w:p>
    <w:p w14:paraId="66CC9A9C" w14:textId="77777777" w:rsidR="001F55C1" w:rsidRDefault="001F55C1" w:rsidP="79824B56">
      <w:pPr>
        <w:spacing w:after="0" w:line="259" w:lineRule="auto"/>
        <w:ind w:right="0"/>
        <w:jc w:val="left"/>
      </w:pPr>
      <w:r>
        <w:t>Check connections Ensure all cables are still securely plugged</w:t>
      </w:r>
    </w:p>
    <w:p w14:paraId="525446F6" w14:textId="77777777" w:rsidR="001F55C1" w:rsidRDefault="001F55C1" w:rsidP="79824B56">
      <w:pPr>
        <w:spacing w:after="0" w:line="259" w:lineRule="auto"/>
        <w:ind w:right="0"/>
        <w:jc w:val="left"/>
      </w:pPr>
      <w:r>
        <w:t>Quick speed test Run a basic ping test to check latency</w:t>
      </w:r>
    </w:p>
    <w:p w14:paraId="0633219D" w14:textId="00C51808" w:rsidR="001F55C1" w:rsidRDefault="001F55C1" w:rsidP="79824B56">
      <w:pPr>
        <w:spacing w:after="0" w:line="259" w:lineRule="auto"/>
        <w:ind w:right="0"/>
        <w:jc w:val="left"/>
      </w:pPr>
      <w:r>
        <w:t>Observe LED lights</w:t>
      </w:r>
      <w:r w:rsidR="09D80771">
        <w:t>. Verify</w:t>
      </w:r>
      <w:r>
        <w:t>all switches and routers show normal lights</w:t>
      </w:r>
      <w:r w:rsidR="5E5AE1A1">
        <w:t>.</w:t>
      </w:r>
    </w:p>
    <w:p w14:paraId="729D3A21" w14:textId="77777777" w:rsidR="001F55C1" w:rsidRDefault="001F55C1" w:rsidP="79365FE3">
      <w:pPr>
        <w:spacing w:after="0" w:line="259" w:lineRule="auto"/>
        <w:ind w:right="0"/>
        <w:jc w:val="left"/>
        <w:rPr>
          <w:b/>
          <w:bCs/>
        </w:rPr>
      </w:pPr>
    </w:p>
    <w:p w14:paraId="14CC09BD" w14:textId="77777777" w:rsidR="001F55C1" w:rsidRDefault="001F55C1" w:rsidP="79365FE3">
      <w:pPr>
        <w:spacing w:after="0" w:line="259" w:lineRule="auto"/>
        <w:ind w:right="0"/>
        <w:jc w:val="left"/>
        <w:rPr>
          <w:b/>
          <w:bCs/>
        </w:rPr>
      </w:pPr>
      <w:r>
        <w:rPr>
          <w:b/>
          <w:bCs/>
        </w:rPr>
        <w:t>B. MONTHLY MAINTENANCE</w:t>
      </w:r>
    </w:p>
    <w:p w14:paraId="729E53FA" w14:textId="77777777" w:rsidR="001F55C1" w:rsidRDefault="001F55C1" w:rsidP="79365FE3">
      <w:pPr>
        <w:spacing w:after="0" w:line="259" w:lineRule="auto"/>
        <w:ind w:right="0"/>
        <w:jc w:val="left"/>
        <w:rPr>
          <w:b/>
          <w:bCs/>
        </w:rPr>
      </w:pPr>
    </w:p>
    <w:p w14:paraId="3F088020" w14:textId="77777777" w:rsidR="001F55C1" w:rsidRDefault="001F55C1" w:rsidP="79824B56">
      <w:pPr>
        <w:spacing w:after="0" w:line="259" w:lineRule="auto"/>
        <w:ind w:right="0"/>
        <w:jc w:val="left"/>
      </w:pPr>
      <w:r>
        <w:t>Activity Description</w:t>
      </w:r>
    </w:p>
    <w:p w14:paraId="44283174" w14:textId="77777777" w:rsidR="001F55C1" w:rsidRDefault="001F55C1" w:rsidP="79824B56">
      <w:pPr>
        <w:spacing w:after="0" w:line="259" w:lineRule="auto"/>
        <w:ind w:right="0"/>
        <w:jc w:val="left"/>
      </w:pPr>
      <w:r>
        <w:t>Dust cleaning Use compressed air to remove dust from server rack, switches, and PC vents</w:t>
      </w:r>
    </w:p>
    <w:p w14:paraId="54FE0336" w14:textId="77777777" w:rsidR="001F55C1" w:rsidRDefault="001F55C1" w:rsidP="79824B56">
      <w:pPr>
        <w:spacing w:after="0" w:line="259" w:lineRule="auto"/>
        <w:ind w:right="0"/>
        <w:jc w:val="left"/>
      </w:pPr>
      <w:r>
        <w:t>Temperature check Measure temperature inside server room; should not exceed 35°C</w:t>
      </w:r>
    </w:p>
    <w:p w14:paraId="2FCE00D1" w14:textId="77777777" w:rsidR="001F55C1" w:rsidRDefault="001F55C1" w:rsidP="79824B56">
      <w:pPr>
        <w:spacing w:after="0" w:line="259" w:lineRule="auto"/>
        <w:ind w:right="0"/>
        <w:jc w:val="left"/>
      </w:pPr>
      <w:r>
        <w:t>Log review Check system logs for errors or warnings</w:t>
      </w:r>
    </w:p>
    <w:p w14:paraId="0D020F5F" w14:textId="0D5E7966" w:rsidR="001F55C1" w:rsidRDefault="001F55C1" w:rsidP="79824B56">
      <w:pPr>
        <w:spacing w:after="0" w:line="259" w:lineRule="auto"/>
        <w:ind w:right="0"/>
        <w:jc w:val="left"/>
      </w:pPr>
      <w:r>
        <w:t>Backup configuration Save the router and switch settings to a secure location</w:t>
      </w:r>
      <w:r w:rsidR="3DEAC19A">
        <w:t>.</w:t>
      </w:r>
    </w:p>
    <w:p w14:paraId="231460E4" w14:textId="77777777" w:rsidR="001F55C1" w:rsidRDefault="001F55C1" w:rsidP="79365FE3">
      <w:pPr>
        <w:spacing w:after="0" w:line="259" w:lineRule="auto"/>
        <w:ind w:right="0"/>
        <w:jc w:val="left"/>
        <w:rPr>
          <w:b/>
          <w:bCs/>
        </w:rPr>
      </w:pPr>
    </w:p>
    <w:p w14:paraId="5FD5D934" w14:textId="77777777" w:rsidR="001F55C1" w:rsidRDefault="001F55C1" w:rsidP="79365FE3">
      <w:pPr>
        <w:spacing w:after="0" w:line="259" w:lineRule="auto"/>
        <w:ind w:right="0"/>
        <w:jc w:val="left"/>
        <w:rPr>
          <w:b/>
          <w:bCs/>
        </w:rPr>
      </w:pPr>
      <w:r>
        <w:rPr>
          <w:b/>
          <w:bCs/>
        </w:rPr>
        <w:t>C. QUARTERLY MAINTENANCE (Every 3 months)</w:t>
      </w:r>
    </w:p>
    <w:p w14:paraId="29FA7995" w14:textId="77777777" w:rsidR="001F55C1" w:rsidRDefault="001F55C1" w:rsidP="79365FE3">
      <w:pPr>
        <w:spacing w:after="0" w:line="259" w:lineRule="auto"/>
        <w:ind w:right="0"/>
        <w:jc w:val="left"/>
        <w:rPr>
          <w:b/>
          <w:bCs/>
        </w:rPr>
      </w:pPr>
    </w:p>
    <w:p w14:paraId="09170CDE" w14:textId="77777777" w:rsidR="001F55C1" w:rsidRDefault="001F55C1" w:rsidP="79824B56">
      <w:pPr>
        <w:spacing w:after="0" w:line="259" w:lineRule="auto"/>
        <w:ind w:right="0"/>
        <w:jc w:val="left"/>
      </w:pPr>
      <w:r>
        <w:t>Activity Description</w:t>
      </w:r>
    </w:p>
    <w:p w14:paraId="54555BEA" w14:textId="77777777" w:rsidR="001F55C1" w:rsidRDefault="001F55C1" w:rsidP="79824B56">
      <w:pPr>
        <w:spacing w:after="0" w:line="259" w:lineRule="auto"/>
        <w:ind w:right="0"/>
        <w:jc w:val="left"/>
      </w:pPr>
      <w:r>
        <w:t>UPS testing Disconnect main power to test if UPS keeps devices running</w:t>
      </w:r>
    </w:p>
    <w:p w14:paraId="69B413D8" w14:textId="77777777" w:rsidR="001F55C1" w:rsidRDefault="001F55C1" w:rsidP="79824B56">
      <w:pPr>
        <w:spacing w:after="0" w:line="259" w:lineRule="auto"/>
        <w:ind w:right="0"/>
        <w:jc w:val="left"/>
      </w:pPr>
      <w:r>
        <w:t>Firmware update Update router, switch, and access point firmware if needed</w:t>
      </w:r>
    </w:p>
    <w:p w14:paraId="3C6A3EA1" w14:textId="77777777" w:rsidR="001F55C1" w:rsidRDefault="001F55C1" w:rsidP="79824B56">
      <w:pPr>
        <w:spacing w:after="0" w:line="259" w:lineRule="auto"/>
        <w:ind w:right="0"/>
        <w:jc w:val="left"/>
      </w:pPr>
      <w:r>
        <w:t>Cable inspection Check all LAN and fiber optic cables for wear and tear</w:t>
      </w:r>
    </w:p>
    <w:p w14:paraId="52F17550" w14:textId="77777777" w:rsidR="001F55C1" w:rsidRDefault="001F55C1" w:rsidP="79824B56">
      <w:pPr>
        <w:spacing w:after="0" w:line="259" w:lineRule="auto"/>
        <w:ind w:right="0"/>
        <w:jc w:val="left"/>
      </w:pPr>
      <w:r>
        <w:t>IP address audit Verify that all devices have the correct IP addresses</w:t>
      </w:r>
    </w:p>
    <w:p w14:paraId="142E5B34" w14:textId="77777777" w:rsidR="001F55C1" w:rsidRDefault="001F55C1" w:rsidP="79365FE3">
      <w:pPr>
        <w:spacing w:after="0" w:line="259" w:lineRule="auto"/>
        <w:ind w:right="0"/>
        <w:jc w:val="left"/>
        <w:rPr>
          <w:b/>
          <w:bCs/>
        </w:rPr>
      </w:pPr>
    </w:p>
    <w:p w14:paraId="516D84E6" w14:textId="77777777" w:rsidR="001F55C1" w:rsidRDefault="001F55C1" w:rsidP="79365FE3">
      <w:pPr>
        <w:spacing w:after="0" w:line="259" w:lineRule="auto"/>
        <w:ind w:right="0"/>
        <w:jc w:val="left"/>
        <w:rPr>
          <w:b/>
          <w:bCs/>
        </w:rPr>
      </w:pPr>
      <w:r>
        <w:rPr>
          <w:b/>
          <w:bCs/>
        </w:rPr>
        <w:t>D. ANNUAL MAINTENANCE (Once a year)</w:t>
      </w:r>
    </w:p>
    <w:p w14:paraId="71904F6E" w14:textId="77777777" w:rsidR="001F55C1" w:rsidRDefault="001F55C1" w:rsidP="79365FE3">
      <w:pPr>
        <w:spacing w:after="0" w:line="259" w:lineRule="auto"/>
        <w:ind w:right="0"/>
        <w:jc w:val="left"/>
        <w:rPr>
          <w:b/>
          <w:bCs/>
        </w:rPr>
      </w:pPr>
    </w:p>
    <w:p w14:paraId="48443409" w14:textId="77777777" w:rsidR="001F55C1" w:rsidRDefault="001F55C1" w:rsidP="79824B56">
      <w:pPr>
        <w:spacing w:after="0" w:line="259" w:lineRule="auto"/>
        <w:ind w:right="0"/>
        <w:jc w:val="left"/>
      </w:pPr>
      <w:r>
        <w:t>Activity Description</w:t>
      </w:r>
    </w:p>
    <w:p w14:paraId="7B8D0785" w14:textId="77777777" w:rsidR="001F55C1" w:rsidRDefault="001F55C1" w:rsidP="79824B56">
      <w:pPr>
        <w:spacing w:after="0" w:line="259" w:lineRule="auto"/>
        <w:ind w:right="0"/>
        <w:jc w:val="left"/>
      </w:pPr>
      <w:r>
        <w:t>Full hardware check Inspect all equipment for potential failure</w:t>
      </w:r>
    </w:p>
    <w:p w14:paraId="6C6679BE" w14:textId="77777777" w:rsidR="001F55C1" w:rsidRDefault="001F55C1" w:rsidP="79824B56">
      <w:pPr>
        <w:spacing w:after="0" w:line="259" w:lineRule="auto"/>
        <w:ind w:right="0"/>
        <w:jc w:val="left"/>
      </w:pPr>
      <w:r>
        <w:t>Replace old cables Replace any damaged or aging Cat6 cables</w:t>
      </w:r>
    </w:p>
    <w:p w14:paraId="3259549A" w14:textId="2BC2D755" w:rsidR="001F55C1" w:rsidRDefault="001F55C1" w:rsidP="79824B56">
      <w:pPr>
        <w:spacing w:after="0" w:line="259" w:lineRule="auto"/>
        <w:ind w:right="0"/>
        <w:jc w:val="left"/>
      </w:pPr>
      <w:r>
        <w:t xml:space="preserve">Full </w:t>
      </w:r>
      <w:r w:rsidR="2F651AB4">
        <w:t>back up</w:t>
      </w:r>
      <w:r>
        <w:t xml:space="preserve"> Backup all configurations, logs, and important data</w:t>
      </w:r>
    </w:p>
    <w:p w14:paraId="280F650C" w14:textId="77777777" w:rsidR="001F55C1" w:rsidRDefault="001F55C1" w:rsidP="79824B56">
      <w:pPr>
        <w:spacing w:after="0" w:line="259" w:lineRule="auto"/>
        <w:ind w:right="0"/>
        <w:jc w:val="left"/>
      </w:pPr>
      <w:r>
        <w:t>Security review Update firewall rules, antivirus, and access passwords</w:t>
      </w:r>
    </w:p>
    <w:p w14:paraId="71A453AD" w14:textId="77777777" w:rsidR="001F55C1" w:rsidRDefault="001F55C1" w:rsidP="79365FE3">
      <w:pPr>
        <w:spacing w:after="0" w:line="259" w:lineRule="auto"/>
        <w:ind w:right="0"/>
        <w:jc w:val="left"/>
      </w:pPr>
      <w:r>
        <w:t>Documentation update Update network diagrams and equipment inventory</w:t>
      </w:r>
    </w:p>
    <w:p w14:paraId="7E84EDD0" w14:textId="285EBD0B" w:rsidR="03B80C64" w:rsidRDefault="03B80C64" w:rsidP="03B80C64">
      <w:pPr>
        <w:spacing w:after="0" w:line="259" w:lineRule="auto"/>
        <w:ind w:right="0"/>
        <w:jc w:val="left"/>
        <w:rPr>
          <w:b/>
          <w:bCs/>
        </w:rPr>
      </w:pPr>
    </w:p>
    <w:p w14:paraId="5BD12E2C" w14:textId="493BE9FF" w:rsidR="03B80C64" w:rsidRDefault="03B80C64" w:rsidP="03B80C64">
      <w:pPr>
        <w:spacing w:after="0" w:line="259" w:lineRule="auto"/>
        <w:ind w:right="0"/>
        <w:jc w:val="left"/>
        <w:rPr>
          <w:b/>
          <w:bCs/>
        </w:rPr>
      </w:pPr>
    </w:p>
    <w:p w14:paraId="6B99B80B" w14:textId="519B76D1" w:rsidR="03B80C64" w:rsidRDefault="03B80C64" w:rsidP="03B80C64">
      <w:pPr>
        <w:spacing w:after="0" w:line="259" w:lineRule="auto"/>
        <w:ind w:right="0"/>
        <w:jc w:val="left"/>
        <w:rPr>
          <w:b/>
          <w:bCs/>
        </w:rPr>
      </w:pPr>
    </w:p>
    <w:p w14:paraId="482AF747" w14:textId="77777777" w:rsidR="001F55C1" w:rsidRDefault="001F55C1" w:rsidP="79365FE3">
      <w:pPr>
        <w:spacing w:after="0" w:line="259" w:lineRule="auto"/>
        <w:ind w:right="0"/>
        <w:jc w:val="left"/>
        <w:rPr>
          <w:b/>
          <w:bCs/>
        </w:rPr>
      </w:pPr>
    </w:p>
    <w:p w14:paraId="335D3A22" w14:textId="77777777" w:rsidR="001F55C1" w:rsidRDefault="001F55C1" w:rsidP="79365FE3">
      <w:pPr>
        <w:spacing w:after="0" w:line="259" w:lineRule="auto"/>
        <w:ind w:right="0"/>
        <w:jc w:val="left"/>
        <w:rPr>
          <w:b/>
          <w:bCs/>
        </w:rPr>
      </w:pPr>
      <w:r>
        <w:rPr>
          <w:b/>
          <w:bCs/>
        </w:rPr>
        <w:t>7.3 TESTING EQUIPMENTS</w:t>
      </w:r>
    </w:p>
    <w:p w14:paraId="1A8BEDF1" w14:textId="77777777" w:rsidR="001F55C1" w:rsidRDefault="001F55C1" w:rsidP="79365FE3">
      <w:pPr>
        <w:spacing w:after="0" w:line="259" w:lineRule="auto"/>
        <w:ind w:right="0"/>
        <w:jc w:val="left"/>
        <w:rPr>
          <w:b/>
          <w:bCs/>
        </w:rPr>
      </w:pPr>
    </w:p>
    <w:p w14:paraId="0138963C" w14:textId="31137FA6" w:rsidR="03B80C64" w:rsidRDefault="03B80C64" w:rsidP="03B80C64">
      <w:pPr>
        <w:spacing w:after="0" w:line="259" w:lineRule="auto"/>
        <w:ind w:right="0"/>
        <w:jc w:val="left"/>
        <w:rPr>
          <w:b/>
          <w:bCs/>
        </w:rPr>
      </w:pPr>
    </w:p>
    <w:p w14:paraId="0533E3E3" w14:textId="77777777" w:rsidR="001F55C1" w:rsidRDefault="001F55C1" w:rsidP="79365FE3">
      <w:pPr>
        <w:spacing w:after="0" w:line="259" w:lineRule="auto"/>
        <w:ind w:right="0"/>
        <w:jc w:val="left"/>
        <w:rPr>
          <w:b/>
          <w:bCs/>
        </w:rPr>
      </w:pPr>
      <w:r>
        <w:rPr>
          <w:b/>
          <w:bCs/>
        </w:rPr>
        <w:t>The following tools and equipment are used to test and maintain the network:</w:t>
      </w:r>
    </w:p>
    <w:p w14:paraId="32BA2AD2" w14:textId="77777777" w:rsidR="001F55C1" w:rsidRDefault="001F55C1" w:rsidP="79365FE3">
      <w:pPr>
        <w:spacing w:after="0" w:line="259" w:lineRule="auto"/>
        <w:ind w:right="0"/>
        <w:jc w:val="left"/>
        <w:rPr>
          <w:b/>
          <w:bCs/>
        </w:rPr>
      </w:pPr>
    </w:p>
    <w:p w14:paraId="2B098C56" w14:textId="77777777" w:rsidR="001F55C1" w:rsidRDefault="001F55C1" w:rsidP="59262386">
      <w:pPr>
        <w:spacing w:after="0" w:line="259" w:lineRule="auto"/>
        <w:ind w:right="0"/>
        <w:jc w:val="left"/>
      </w:pPr>
      <w:r>
        <w:t>Tool Purpose</w:t>
      </w:r>
    </w:p>
    <w:p w14:paraId="2859951D" w14:textId="77777777" w:rsidR="001F55C1" w:rsidRDefault="001F55C1" w:rsidP="59262386">
      <w:pPr>
        <w:spacing w:after="0" w:line="259" w:lineRule="auto"/>
        <w:ind w:right="0"/>
        <w:jc w:val="left"/>
      </w:pPr>
      <w:r>
        <w:t>Cable Tester To check if an Ethernet cable has broken wires or connection issues</w:t>
      </w:r>
    </w:p>
    <w:p w14:paraId="0FBA3329" w14:textId="77777777" w:rsidR="001F55C1" w:rsidRDefault="001F55C1" w:rsidP="59262386">
      <w:pPr>
        <w:spacing w:after="0" w:line="259" w:lineRule="auto"/>
        <w:ind w:right="0"/>
        <w:jc w:val="left"/>
      </w:pPr>
      <w:r>
        <w:t>Network Monitor (Software) To view real-time network speed, uptime, and device status (e.g., PRTG, Wireshark)</w:t>
      </w:r>
    </w:p>
    <w:p w14:paraId="75495327" w14:textId="77777777" w:rsidR="001F55C1" w:rsidRDefault="001F55C1" w:rsidP="59262386">
      <w:pPr>
        <w:spacing w:after="0" w:line="259" w:lineRule="auto"/>
        <w:ind w:right="0"/>
        <w:jc w:val="left"/>
      </w:pPr>
      <w:r>
        <w:t>UPS Tester To verify that the backup power supply is working properly</w:t>
      </w:r>
    </w:p>
    <w:p w14:paraId="19080644" w14:textId="77777777" w:rsidR="001F55C1" w:rsidRDefault="001F55C1" w:rsidP="59262386">
      <w:pPr>
        <w:spacing w:after="0" w:line="259" w:lineRule="auto"/>
        <w:ind w:right="0"/>
        <w:jc w:val="left"/>
      </w:pPr>
      <w:r>
        <w:t>Thermometer / Heat Gun To measure temperature inside the server rack</w:t>
      </w:r>
    </w:p>
    <w:p w14:paraId="63E5255C" w14:textId="77777777" w:rsidR="001F55C1" w:rsidRDefault="001F55C1" w:rsidP="79365FE3">
      <w:pPr>
        <w:spacing w:after="0" w:line="259" w:lineRule="auto"/>
        <w:ind w:right="0"/>
        <w:jc w:val="left"/>
        <w:rPr>
          <w:b/>
          <w:bCs/>
        </w:rPr>
      </w:pPr>
      <w:r>
        <w:t>Ping Tool To test connectivity between devices (e.g., ping 10.0.10.1)</w:t>
      </w:r>
    </w:p>
    <w:p w14:paraId="68D71F46" w14:textId="77777777" w:rsidR="001F55C1" w:rsidRDefault="001F55C1" w:rsidP="79365FE3">
      <w:pPr>
        <w:spacing w:after="0" w:line="259" w:lineRule="auto"/>
        <w:ind w:right="0"/>
        <w:jc w:val="left"/>
        <w:rPr>
          <w:b/>
          <w:bCs/>
        </w:rPr>
      </w:pPr>
    </w:p>
    <w:p w14:paraId="1FD7AD01" w14:textId="77777777" w:rsidR="001F55C1" w:rsidRDefault="001F55C1" w:rsidP="79365FE3">
      <w:pPr>
        <w:spacing w:after="0" w:line="259" w:lineRule="auto"/>
        <w:ind w:right="0"/>
        <w:jc w:val="left"/>
        <w:rPr>
          <w:b/>
          <w:bCs/>
        </w:rPr>
      </w:pPr>
      <w:r>
        <w:rPr>
          <w:b/>
          <w:bCs/>
        </w:rPr>
        <w:t>7.4 COMPUTER AND ROUTER MAINTENANCE</w:t>
      </w:r>
    </w:p>
    <w:p w14:paraId="3014BA68" w14:textId="77777777" w:rsidR="001F55C1" w:rsidRDefault="001F55C1" w:rsidP="79365FE3">
      <w:pPr>
        <w:spacing w:after="0" w:line="259" w:lineRule="auto"/>
        <w:ind w:right="0"/>
        <w:jc w:val="left"/>
        <w:rPr>
          <w:b/>
          <w:bCs/>
        </w:rPr>
      </w:pPr>
    </w:p>
    <w:p w14:paraId="264006B8" w14:textId="77777777" w:rsidR="001F55C1" w:rsidRDefault="001F55C1" w:rsidP="79365FE3">
      <w:pPr>
        <w:spacing w:after="0" w:line="259" w:lineRule="auto"/>
        <w:ind w:right="0"/>
        <w:jc w:val="left"/>
        <w:rPr>
          <w:b/>
          <w:bCs/>
        </w:rPr>
      </w:pPr>
      <w:r>
        <w:rPr>
          <w:b/>
          <w:bCs/>
        </w:rPr>
        <w:t>For Computers (PCs):</w:t>
      </w:r>
    </w:p>
    <w:p w14:paraId="014E79A5" w14:textId="77777777" w:rsidR="001F55C1" w:rsidRDefault="001F55C1" w:rsidP="79365FE3">
      <w:pPr>
        <w:spacing w:after="0" w:line="259" w:lineRule="auto"/>
        <w:ind w:right="0"/>
        <w:jc w:val="left"/>
        <w:rPr>
          <w:b/>
          <w:bCs/>
        </w:rPr>
      </w:pPr>
    </w:p>
    <w:p w14:paraId="3A9D5648" w14:textId="77777777" w:rsidR="001F55C1" w:rsidRDefault="001F55C1" w:rsidP="59262386">
      <w:pPr>
        <w:spacing w:after="0" w:line="259" w:lineRule="auto"/>
        <w:ind w:right="0"/>
        <w:jc w:val="left"/>
      </w:pPr>
      <w:r>
        <w:rPr>
          <w:b/>
          <w:bCs/>
        </w:rPr>
        <w:t xml:space="preserve">1. </w:t>
      </w:r>
      <w:r>
        <w:t>Clear temporary files every month using Disk Cleanup.</w:t>
      </w:r>
    </w:p>
    <w:p w14:paraId="4103C97F" w14:textId="77777777" w:rsidR="001F55C1" w:rsidRDefault="001F55C1" w:rsidP="59262386">
      <w:pPr>
        <w:spacing w:after="0" w:line="259" w:lineRule="auto"/>
        <w:ind w:right="0"/>
        <w:jc w:val="left"/>
      </w:pPr>
      <w:r>
        <w:t>2. Update the operating system and antivirus software regularly.</w:t>
      </w:r>
    </w:p>
    <w:p w14:paraId="4955DB10" w14:textId="77777777" w:rsidR="001F55C1" w:rsidRDefault="001F55C1" w:rsidP="59262386">
      <w:pPr>
        <w:spacing w:after="0" w:line="259" w:lineRule="auto"/>
        <w:ind w:right="0"/>
        <w:jc w:val="left"/>
      </w:pPr>
      <w:r>
        <w:t>3. Restart PCs at least once a week to clear memory.</w:t>
      </w:r>
    </w:p>
    <w:p w14:paraId="7DC1CB0D" w14:textId="77777777" w:rsidR="001F55C1" w:rsidRDefault="001F55C1" w:rsidP="79365FE3">
      <w:pPr>
        <w:spacing w:after="0" w:line="259" w:lineRule="auto"/>
        <w:ind w:right="0"/>
        <w:jc w:val="left"/>
        <w:rPr>
          <w:b/>
          <w:bCs/>
        </w:rPr>
      </w:pPr>
      <w:r>
        <w:t>4. Check for malware or unusual activity</w:t>
      </w:r>
      <w:r>
        <w:rPr>
          <w:b/>
          <w:bCs/>
        </w:rPr>
        <w:t>.</w:t>
      </w:r>
    </w:p>
    <w:p w14:paraId="0E97B48D" w14:textId="77777777" w:rsidR="001F55C1" w:rsidRDefault="001F55C1" w:rsidP="79365FE3">
      <w:pPr>
        <w:spacing w:after="0" w:line="259" w:lineRule="auto"/>
        <w:ind w:right="0"/>
        <w:jc w:val="left"/>
        <w:rPr>
          <w:b/>
          <w:bCs/>
        </w:rPr>
      </w:pPr>
    </w:p>
    <w:p w14:paraId="6CF63E3E" w14:textId="77777777" w:rsidR="001F55C1" w:rsidRDefault="001F55C1" w:rsidP="79365FE3">
      <w:pPr>
        <w:spacing w:after="0" w:line="259" w:lineRule="auto"/>
        <w:ind w:right="0"/>
        <w:jc w:val="left"/>
        <w:rPr>
          <w:b/>
          <w:bCs/>
        </w:rPr>
      </w:pPr>
      <w:r>
        <w:rPr>
          <w:b/>
          <w:bCs/>
        </w:rPr>
        <w:t>For Router (Dream Machine Pro Max):</w:t>
      </w:r>
    </w:p>
    <w:p w14:paraId="3DBEB321" w14:textId="77777777" w:rsidR="001F55C1" w:rsidRDefault="001F55C1" w:rsidP="79365FE3">
      <w:pPr>
        <w:spacing w:after="0" w:line="259" w:lineRule="auto"/>
        <w:ind w:right="0"/>
        <w:jc w:val="left"/>
        <w:rPr>
          <w:b/>
          <w:bCs/>
        </w:rPr>
      </w:pPr>
    </w:p>
    <w:p w14:paraId="57EAD453" w14:textId="77777777" w:rsidR="001F55C1" w:rsidRDefault="001F55C1" w:rsidP="59262386">
      <w:pPr>
        <w:spacing w:after="0" w:line="259" w:lineRule="auto"/>
        <w:ind w:right="0"/>
        <w:jc w:val="left"/>
      </w:pPr>
      <w:r>
        <w:rPr>
          <w:b/>
          <w:bCs/>
        </w:rPr>
        <w:t>1.</w:t>
      </w:r>
      <w:r>
        <w:t xml:space="preserve"> Restart the router once a week to refresh connections.</w:t>
      </w:r>
    </w:p>
    <w:p w14:paraId="66E05E19" w14:textId="77777777" w:rsidR="001F55C1" w:rsidRDefault="001F55C1" w:rsidP="59262386">
      <w:pPr>
        <w:spacing w:after="0" w:line="259" w:lineRule="auto"/>
        <w:ind w:right="0"/>
        <w:jc w:val="left"/>
      </w:pPr>
      <w:r>
        <w:t>2. Update firmware every quarter or when a new version is available.</w:t>
      </w:r>
    </w:p>
    <w:p w14:paraId="4886DF24" w14:textId="77777777" w:rsidR="001F55C1" w:rsidRDefault="001F55C1" w:rsidP="59262386">
      <w:pPr>
        <w:spacing w:after="0" w:line="259" w:lineRule="auto"/>
        <w:ind w:right="0"/>
        <w:jc w:val="left"/>
      </w:pPr>
      <w:r>
        <w:t>3. Review firewall logs monthly for suspicious activity.</w:t>
      </w:r>
    </w:p>
    <w:p w14:paraId="792B3DCB" w14:textId="77777777" w:rsidR="001F55C1" w:rsidRDefault="001F55C1" w:rsidP="79365FE3">
      <w:pPr>
        <w:spacing w:after="0" w:line="259" w:lineRule="auto"/>
        <w:ind w:right="0"/>
        <w:jc w:val="left"/>
        <w:rPr>
          <w:b/>
          <w:bCs/>
        </w:rPr>
      </w:pPr>
      <w:r>
        <w:t>4. Backup router configuration after any major change</w:t>
      </w:r>
      <w:r>
        <w:rPr>
          <w:b/>
          <w:bCs/>
        </w:rPr>
        <w:t>.</w:t>
      </w:r>
    </w:p>
    <w:p w14:paraId="0AEE8D29" w14:textId="77777777" w:rsidR="001F55C1" w:rsidRDefault="001F55C1" w:rsidP="79365FE3">
      <w:pPr>
        <w:spacing w:after="0" w:line="259" w:lineRule="auto"/>
        <w:ind w:right="0"/>
        <w:jc w:val="left"/>
        <w:rPr>
          <w:b/>
          <w:bCs/>
        </w:rPr>
      </w:pPr>
    </w:p>
    <w:p w14:paraId="7CAA0D78" w14:textId="77777777" w:rsidR="001F55C1" w:rsidRDefault="001F55C1" w:rsidP="79365FE3">
      <w:pPr>
        <w:spacing w:after="0" w:line="259" w:lineRule="auto"/>
        <w:ind w:right="0"/>
        <w:jc w:val="left"/>
        <w:rPr>
          <w:b/>
          <w:bCs/>
        </w:rPr>
      </w:pPr>
      <w:r>
        <w:rPr>
          <w:b/>
          <w:bCs/>
        </w:rPr>
        <w:t>For Switches (USW-16-PoE and USW-24-PoE):</w:t>
      </w:r>
    </w:p>
    <w:p w14:paraId="22D3C1E9" w14:textId="77777777" w:rsidR="001F55C1" w:rsidRDefault="001F55C1" w:rsidP="79365FE3">
      <w:pPr>
        <w:spacing w:after="0" w:line="259" w:lineRule="auto"/>
        <w:ind w:right="0"/>
        <w:jc w:val="left"/>
        <w:rPr>
          <w:b/>
          <w:bCs/>
        </w:rPr>
      </w:pPr>
    </w:p>
    <w:p w14:paraId="30C2D127" w14:textId="5FC4020F" w:rsidR="001F55C1" w:rsidRDefault="001F55C1" w:rsidP="59262386">
      <w:pPr>
        <w:spacing w:after="0" w:line="259" w:lineRule="auto"/>
        <w:ind w:right="0"/>
        <w:jc w:val="left"/>
      </w:pPr>
      <w:r>
        <w:rPr>
          <w:b/>
          <w:bCs/>
        </w:rPr>
        <w:t>1.</w:t>
      </w:r>
      <w:r>
        <w:t xml:space="preserve"> Check PoE power output to ensure access points and cameras </w:t>
      </w:r>
      <w:r w:rsidR="00C59E60">
        <w:t>receive</w:t>
      </w:r>
      <w:r>
        <w:t xml:space="preserve"> power.</w:t>
      </w:r>
    </w:p>
    <w:p w14:paraId="3CDE7FEA" w14:textId="77777777" w:rsidR="001F55C1" w:rsidRDefault="001F55C1" w:rsidP="59262386">
      <w:pPr>
        <w:spacing w:after="0" w:line="259" w:lineRule="auto"/>
        <w:ind w:right="0"/>
        <w:jc w:val="left"/>
      </w:pPr>
      <w:r>
        <w:t>2. Monitor switch temperature monthly.</w:t>
      </w:r>
    </w:p>
    <w:p w14:paraId="3EDDF712" w14:textId="77777777" w:rsidR="001F55C1" w:rsidRDefault="001F55C1" w:rsidP="79365FE3">
      <w:pPr>
        <w:spacing w:after="0" w:line="259" w:lineRule="auto"/>
        <w:ind w:right="0"/>
        <w:jc w:val="left"/>
        <w:rPr>
          <w:b/>
          <w:bCs/>
        </w:rPr>
      </w:pPr>
      <w:r>
        <w:t>3. Update switch firmware during quarterly maintenance.</w:t>
      </w:r>
    </w:p>
    <w:p w14:paraId="645C36D1" w14:textId="77777777" w:rsidR="001F55C1" w:rsidRDefault="001F55C1" w:rsidP="008D524D">
      <w:pPr>
        <w:pBdr>
          <w:bottom w:val="single" w:sz="6" w:space="1" w:color="auto"/>
        </w:pBdr>
        <w:spacing w:after="0" w:line="259" w:lineRule="auto"/>
        <w:ind w:right="0"/>
        <w:jc w:val="center"/>
        <w:rPr>
          <w:b/>
          <w:bCs/>
        </w:rPr>
      </w:pPr>
    </w:p>
    <w:p w14:paraId="3690CB33" w14:textId="77777777" w:rsidR="001F55C1" w:rsidRDefault="001F55C1" w:rsidP="008D524D">
      <w:pPr>
        <w:spacing w:after="0" w:line="259" w:lineRule="auto"/>
        <w:ind w:right="0"/>
        <w:jc w:val="center"/>
        <w:rPr>
          <w:b/>
          <w:bCs/>
        </w:rPr>
      </w:pPr>
    </w:p>
    <w:p w14:paraId="6BD02BAE" w14:textId="61056462" w:rsidR="001F55C1" w:rsidRDefault="00056711" w:rsidP="00566977">
      <w:pPr>
        <w:spacing w:after="0" w:line="259" w:lineRule="auto"/>
        <w:ind w:right="0"/>
        <w:rPr>
          <w:b/>
          <w:bCs/>
        </w:rPr>
      </w:pPr>
      <w:ins w:id="0" w:author="Microsoft Word" w:date="2026-06-12T19:28:00Z" w16du:dateUtc="2026-06-13T02:28:00Z">
        <w:r>
          <w:rPr>
            <w:b/>
            <w:bCs/>
          </w:rPr>
          <w:t xml:space="preserve"> COMPARISON: SIMPLE VS COMPLETE VERSION</w:t>
        </w:r>
      </w:ins>
      <w:r w:rsidR="001F55C1" w:rsidRPr="34129E18">
        <w:rPr>
          <w:b/>
          <w:bCs/>
        </w:rPr>
        <w:t xml:space="preserve"> </w:t>
      </w:r>
    </w:p>
    <w:p w14:paraId="5CE18AB2" w14:textId="67F2F425" w:rsidR="00A0497A" w:rsidRDefault="00A0497A" w:rsidP="34129E18">
      <w:pPr>
        <w:spacing w:after="0" w:line="259" w:lineRule="auto"/>
        <w:ind w:right="0"/>
        <w:jc w:val="center"/>
        <w:rPr>
          <w:b/>
          <w:bCs/>
        </w:rPr>
      </w:pPr>
    </w:p>
    <w:p w14:paraId="499CE9A4" w14:textId="365D8A38" w:rsidR="00AA18D6" w:rsidRPr="00AA18D6" w:rsidRDefault="00AA18D6" w:rsidP="00AA18D6">
      <w:pPr>
        <w:spacing w:after="0" w:line="259" w:lineRule="auto"/>
        <w:ind w:left="0" w:right="0" w:firstLine="0"/>
        <w:rPr>
          <w:sz w:val="22"/>
          <w:szCs w:val="22"/>
        </w:rPr>
      </w:pPr>
    </w:p>
    <w:p w14:paraId="50095A77" w14:textId="759AC002" w:rsidR="00A0497A" w:rsidRPr="00A0497A" w:rsidRDefault="00A0497A" w:rsidP="00A0497A">
      <w:pPr>
        <w:spacing w:after="0" w:line="259" w:lineRule="auto"/>
        <w:ind w:left="0" w:right="0" w:firstLine="0"/>
        <w:jc w:val="center"/>
        <w:rPr>
          <w:sz w:val="22"/>
          <w:szCs w:val="22"/>
        </w:rPr>
      </w:pPr>
    </w:p>
    <w:p w14:paraId="3DB3CBEE" w14:textId="77777777" w:rsidR="00A0497A" w:rsidRPr="00E369CB" w:rsidRDefault="00A0497A" w:rsidP="00A0497A">
      <w:pPr>
        <w:spacing w:after="0" w:line="259" w:lineRule="auto"/>
        <w:ind w:left="0" w:right="0" w:firstLine="0"/>
        <w:jc w:val="center"/>
        <w:rPr>
          <w:sz w:val="22"/>
          <w:szCs w:val="22"/>
        </w:rPr>
      </w:pPr>
    </w:p>
    <w:sectPr w:rsidR="00A0497A" w:rsidRPr="00E369CB">
      <w:headerReference w:type="even" r:id="rId8"/>
      <w:headerReference w:type="default" r:id="rId9"/>
      <w:footerReference w:type="even" r:id="rId10"/>
      <w:footerReference w:type="default" r:id="rId11"/>
      <w:headerReference w:type="first" r:id="rId12"/>
      <w:footerReference w:type="first" r:id="rId13"/>
      <w:pgSz w:w="12240" w:h="15840"/>
      <w:pgMar w:top="2448" w:right="1531" w:bottom="1840" w:left="2161" w:header="720"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14154" w14:textId="77777777" w:rsidR="002879B4" w:rsidRDefault="002879B4">
      <w:pPr>
        <w:spacing w:after="0" w:line="240" w:lineRule="auto"/>
      </w:pPr>
      <w:r>
        <w:separator/>
      </w:r>
    </w:p>
  </w:endnote>
  <w:endnote w:type="continuationSeparator" w:id="0">
    <w:p w14:paraId="7DE064BB" w14:textId="77777777" w:rsidR="002879B4" w:rsidRDefault="00287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C600D" w14:textId="77777777" w:rsidR="00776157" w:rsidRDefault="00225751">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52" behindDoc="0" locked="0" layoutInCell="1" allowOverlap="1" wp14:anchorId="4ACF2D77" wp14:editId="09100D8B">
              <wp:simplePos x="0" y="0"/>
              <wp:positionH relativeFrom="page">
                <wp:posOffset>0</wp:posOffset>
              </wp:positionH>
              <wp:positionV relativeFrom="page">
                <wp:posOffset>9195845</wp:posOffset>
              </wp:positionV>
              <wp:extent cx="7772400" cy="53025"/>
              <wp:effectExtent l="0" t="0" r="0" b="0"/>
              <wp:wrapSquare wrapText="bothSides"/>
              <wp:docPr id="3134" name="Group 3134"/>
              <wp:cNvGraphicFramePr/>
              <a:graphic xmlns:a="http://schemas.openxmlformats.org/drawingml/2006/main">
                <a:graphicData uri="http://schemas.microsoft.com/office/word/2010/wordprocessingGroup">
                  <wpg:wgp>
                    <wpg:cNvGrpSpPr/>
                    <wpg:grpSpPr>
                      <a:xfrm>
                        <a:off x="0" y="0"/>
                        <a:ext cx="7772400" cy="53025"/>
                        <a:chOff x="0" y="0"/>
                        <a:chExt cx="7772400" cy="53025"/>
                      </a:xfrm>
                    </wpg:grpSpPr>
                    <wps:wsp>
                      <wps:cNvPr id="3135" name="Shape 3135"/>
                      <wps:cNvSpPr/>
                      <wps:spPr>
                        <a:xfrm>
                          <a:off x="0" y="0"/>
                          <a:ext cx="7772400" cy="53025"/>
                        </a:xfrm>
                        <a:custGeom>
                          <a:avLst/>
                          <a:gdLst/>
                          <a:ahLst/>
                          <a:cxnLst/>
                          <a:rect l="0" t="0" r="0" b="0"/>
                          <a:pathLst>
                            <a:path w="7772400" h="53025">
                              <a:moveTo>
                                <a:pt x="7772400" y="53025"/>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5D1F13D4">
            <v:group id="Group 3134" style="position:absolute;margin-left:0;margin-top:724.1pt;width:612pt;height:4.2pt;z-index:251670528;mso-position-horizontal-relative:page;mso-position-vertical-relative:page" coordsize="77724,530" o:spid="_x0000_s1026" w14:anchorId="5ED9BF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">
              <v:shape id="Shape 3135" style="position:absolute;width:77724;height:530;visibility:visible;mso-wrap-style:square;v-text-anchor:top" coordsize="7772400,53025" o:spid="_x0000_s1027" filled="f" strokecolor="#f79646" strokeweight=".53083mm" path="m7772400,5302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">
                <v:path textboxrect="0,0,7772400,53025" arrowok="t"/>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A7B73" w14:textId="77777777" w:rsidR="00776157" w:rsidRDefault="00225751">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53" behindDoc="0" locked="0" layoutInCell="1" allowOverlap="1" wp14:anchorId="47E442C5" wp14:editId="1AE25F07">
              <wp:simplePos x="0" y="0"/>
              <wp:positionH relativeFrom="page">
                <wp:posOffset>0</wp:posOffset>
              </wp:positionH>
              <wp:positionV relativeFrom="page">
                <wp:posOffset>9195845</wp:posOffset>
              </wp:positionV>
              <wp:extent cx="7772400" cy="53025"/>
              <wp:effectExtent l="0" t="0" r="0" b="0"/>
              <wp:wrapSquare wrapText="bothSides"/>
              <wp:docPr id="3100" name="Group 3100"/>
              <wp:cNvGraphicFramePr/>
              <a:graphic xmlns:a="http://schemas.openxmlformats.org/drawingml/2006/main">
                <a:graphicData uri="http://schemas.microsoft.com/office/word/2010/wordprocessingGroup">
                  <wpg:wgp>
                    <wpg:cNvGrpSpPr/>
                    <wpg:grpSpPr>
                      <a:xfrm>
                        <a:off x="0" y="0"/>
                        <a:ext cx="7772400" cy="53025"/>
                        <a:chOff x="0" y="0"/>
                        <a:chExt cx="7772400" cy="53025"/>
                      </a:xfrm>
                    </wpg:grpSpPr>
                    <wps:wsp>
                      <wps:cNvPr id="3101" name="Shape 3101"/>
                      <wps:cNvSpPr/>
                      <wps:spPr>
                        <a:xfrm>
                          <a:off x="0" y="0"/>
                          <a:ext cx="7772400" cy="53025"/>
                        </a:xfrm>
                        <a:custGeom>
                          <a:avLst/>
                          <a:gdLst/>
                          <a:ahLst/>
                          <a:cxnLst/>
                          <a:rect l="0" t="0" r="0" b="0"/>
                          <a:pathLst>
                            <a:path w="7772400" h="53025">
                              <a:moveTo>
                                <a:pt x="7772400" y="53025"/>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563B0176">
            <v:group id="Group 3100" style="position:absolute;margin-left:0;margin-top:724.1pt;width:612pt;height:4.2pt;z-index:251671552;mso-position-horizontal-relative:page;mso-position-vertical-relative:page" coordsize="77724,530" o:spid="_x0000_s1026" w14:anchorId="53B897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">
              <v:shape id="Shape 3101" style="position:absolute;width:77724;height:530;visibility:visible;mso-wrap-style:square;v-text-anchor:top" coordsize="7772400,53025" o:spid="_x0000_s1027" filled="f" strokecolor="#f79646" strokeweight=".53083mm" path="m7772400,5302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">
                <v:path textboxrect="0,0,7772400,53025" arrowok="t"/>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9057" w14:textId="77777777" w:rsidR="00776157" w:rsidRDefault="00225751">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54" behindDoc="0" locked="0" layoutInCell="1" allowOverlap="1" wp14:anchorId="4296A41D" wp14:editId="2822C1F5">
              <wp:simplePos x="0" y="0"/>
              <wp:positionH relativeFrom="page">
                <wp:posOffset>0</wp:posOffset>
              </wp:positionH>
              <wp:positionV relativeFrom="page">
                <wp:posOffset>9195845</wp:posOffset>
              </wp:positionV>
              <wp:extent cx="7772400" cy="53025"/>
              <wp:effectExtent l="0" t="0" r="0" b="0"/>
              <wp:wrapSquare wrapText="bothSides"/>
              <wp:docPr id="3066" name="Group 3066"/>
              <wp:cNvGraphicFramePr/>
              <a:graphic xmlns:a="http://schemas.openxmlformats.org/drawingml/2006/main">
                <a:graphicData uri="http://schemas.microsoft.com/office/word/2010/wordprocessingGroup">
                  <wpg:wgp>
                    <wpg:cNvGrpSpPr/>
                    <wpg:grpSpPr>
                      <a:xfrm>
                        <a:off x="0" y="0"/>
                        <a:ext cx="7772400" cy="53025"/>
                        <a:chOff x="0" y="0"/>
                        <a:chExt cx="7772400" cy="53025"/>
                      </a:xfrm>
                    </wpg:grpSpPr>
                    <wps:wsp>
                      <wps:cNvPr id="3067" name="Shape 3067"/>
                      <wps:cNvSpPr/>
                      <wps:spPr>
                        <a:xfrm>
                          <a:off x="0" y="0"/>
                          <a:ext cx="7772400" cy="53025"/>
                        </a:xfrm>
                        <a:custGeom>
                          <a:avLst/>
                          <a:gdLst/>
                          <a:ahLst/>
                          <a:cxnLst/>
                          <a:rect l="0" t="0" r="0" b="0"/>
                          <a:pathLst>
                            <a:path w="7772400" h="53025">
                              <a:moveTo>
                                <a:pt x="7772400" y="53025"/>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433056D0">
            <v:group id="Group 3066" style="position:absolute;margin-left:0;margin-top:724.1pt;width:612pt;height:4.2pt;z-index:251672576;mso-position-horizontal-relative:page;mso-position-vertical-relative:page" coordsize="77724,530" o:spid="_x0000_s1026" w14:anchorId="5BCA7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">
              <v:shape id="Shape 3067" style="position:absolute;width:77724;height:530;visibility:visible;mso-wrap-style:square;v-text-anchor:top" coordsize="7772400,53025" o:spid="_x0000_s1027" filled="f" strokecolor="#f79646" strokeweight=".53083mm" path="m7772400,5302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">
                <v:path textboxrect="0,0,7772400,53025" arrowok="t"/>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0A26C" w14:textId="77777777" w:rsidR="002879B4" w:rsidRDefault="002879B4">
      <w:pPr>
        <w:spacing w:after="0" w:line="240" w:lineRule="auto"/>
      </w:pPr>
      <w:r>
        <w:separator/>
      </w:r>
    </w:p>
  </w:footnote>
  <w:footnote w:type="continuationSeparator" w:id="0">
    <w:p w14:paraId="72310CD3" w14:textId="77777777" w:rsidR="002879B4" w:rsidRDefault="00287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71E39" w14:textId="77777777" w:rsidR="00776157" w:rsidRDefault="00225751">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58D1CA9" wp14:editId="51915DBA">
              <wp:simplePos x="0" y="0"/>
              <wp:positionH relativeFrom="page">
                <wp:posOffset>0</wp:posOffset>
              </wp:positionH>
              <wp:positionV relativeFrom="page">
                <wp:posOffset>648089</wp:posOffset>
              </wp:positionV>
              <wp:extent cx="7772400" cy="846368"/>
              <wp:effectExtent l="0" t="0" r="0" b="0"/>
              <wp:wrapSquare wrapText="bothSides"/>
              <wp:docPr id="3108" name="Group 3108"/>
              <wp:cNvGraphicFramePr/>
              <a:graphic xmlns:a="http://schemas.openxmlformats.org/drawingml/2006/main">
                <a:graphicData uri="http://schemas.microsoft.com/office/word/2010/wordprocessingGroup">
                  <wpg:wgp>
                    <wpg:cNvGrpSpPr/>
                    <wpg:grpSpPr>
                      <a:xfrm>
                        <a:off x="0" y="0"/>
                        <a:ext cx="7772400" cy="846368"/>
                        <a:chOff x="0" y="0"/>
                        <a:chExt cx="7772400" cy="846368"/>
                      </a:xfrm>
                    </wpg:grpSpPr>
                    <wps:wsp>
                      <wps:cNvPr id="3109" name="Shape 3109"/>
                      <wps:cNvSpPr/>
                      <wps:spPr>
                        <a:xfrm>
                          <a:off x="0" y="794587"/>
                          <a:ext cx="7772400" cy="51782"/>
                        </a:xfrm>
                        <a:custGeom>
                          <a:avLst/>
                          <a:gdLst/>
                          <a:ahLst/>
                          <a:cxnLst/>
                          <a:rect l="0" t="0" r="0" b="0"/>
                          <a:pathLst>
                            <a:path w="7772400" h="51782">
                              <a:moveTo>
                                <a:pt x="7772400" y="51782"/>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3112" name="Shape 3112"/>
                      <wps:cNvSpPr/>
                      <wps:spPr>
                        <a:xfrm>
                          <a:off x="0" y="0"/>
                          <a:ext cx="7772400" cy="53938"/>
                        </a:xfrm>
                        <a:custGeom>
                          <a:avLst/>
                          <a:gdLst/>
                          <a:ahLst/>
                          <a:cxnLst/>
                          <a:rect l="0" t="0" r="0" b="0"/>
                          <a:pathLst>
                            <a:path w="7772400" h="53938">
                              <a:moveTo>
                                <a:pt x="7772400" y="53938"/>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pic:pic xmlns:pic="http://schemas.openxmlformats.org/drawingml/2006/picture">
                      <pic:nvPicPr>
                        <pic:cNvPr id="3110" name="Picture 3110"/>
                        <pic:cNvPicPr/>
                      </pic:nvPicPr>
                      <pic:blipFill>
                        <a:blip r:embed="rId1"/>
                        <a:stretch>
                          <a:fillRect/>
                        </a:stretch>
                      </pic:blipFill>
                      <pic:spPr>
                        <a:xfrm>
                          <a:off x="6286500" y="74922"/>
                          <a:ext cx="685800" cy="676275"/>
                        </a:xfrm>
                        <a:prstGeom prst="rect">
                          <a:avLst/>
                        </a:prstGeom>
                      </pic:spPr>
                    </pic:pic>
                    <pic:pic xmlns:pic="http://schemas.openxmlformats.org/drawingml/2006/picture">
                      <pic:nvPicPr>
                        <pic:cNvPr id="3111" name="Picture 3111"/>
                        <pic:cNvPicPr/>
                      </pic:nvPicPr>
                      <pic:blipFill>
                        <a:blip r:embed="rId2"/>
                        <a:stretch>
                          <a:fillRect/>
                        </a:stretch>
                      </pic:blipFill>
                      <pic:spPr>
                        <a:xfrm>
                          <a:off x="1371600" y="74922"/>
                          <a:ext cx="716852" cy="685800"/>
                        </a:xfrm>
                        <a:prstGeom prst="rect">
                          <a:avLst/>
                        </a:prstGeom>
                      </pic:spPr>
                    </pic:pic>
                    <wps:wsp>
                      <wps:cNvPr id="3113" name="Rectangle 3113"/>
                      <wps:cNvSpPr/>
                      <wps:spPr>
                        <a:xfrm>
                          <a:off x="4068826" y="12866"/>
                          <a:ext cx="56348" cy="190519"/>
                        </a:xfrm>
                        <a:prstGeom prst="rect">
                          <a:avLst/>
                        </a:prstGeom>
                        <a:ln>
                          <a:noFill/>
                        </a:ln>
                      </wps:spPr>
                      <wps:txbx>
                        <w:txbxContent>
                          <w:p w14:paraId="58778A2D" w14:textId="77777777" w:rsidR="00776157" w:rsidRDefault="00225751">
                            <w:pPr>
                              <w:spacing w:after="160" w:line="259" w:lineRule="auto"/>
                              <w:ind w:left="0" w:right="0" w:firstLine="0"/>
                              <w:jc w:val="left"/>
                            </w:pPr>
                            <w:r>
                              <w:t xml:space="preserve"> </w:t>
                            </w:r>
                          </w:p>
                        </w:txbxContent>
                      </wps:txbx>
                      <wps:bodyPr horzOverflow="overflow" vert="horz" lIns="0" tIns="0" rIns="0" bIns="0" rtlCol="0">
                        <a:noAutofit/>
                      </wps:bodyPr>
                    </wps:wsp>
                    <wps:wsp>
                      <wps:cNvPr id="3114" name="Rectangle 3114"/>
                      <wps:cNvSpPr/>
                      <wps:spPr>
                        <a:xfrm>
                          <a:off x="2747645" y="187491"/>
                          <a:ext cx="3512247" cy="190519"/>
                        </a:xfrm>
                        <a:prstGeom prst="rect">
                          <a:avLst/>
                        </a:prstGeom>
                        <a:ln>
                          <a:noFill/>
                        </a:ln>
                      </wps:spPr>
                      <wps:txbx>
                        <w:txbxContent>
                          <w:p w14:paraId="085F9F84" w14:textId="77777777" w:rsidR="00776157" w:rsidRDefault="00225751">
                            <w:pPr>
                              <w:spacing w:after="160" w:line="259" w:lineRule="auto"/>
                              <w:ind w:left="0" w:right="0" w:firstLine="0"/>
                              <w:jc w:val="left"/>
                            </w:pPr>
                            <w:r>
                              <w:rPr>
                                <w:b/>
                              </w:rPr>
                              <w:t>ICCT COLLEGES FOUNDATION INC.</w:t>
                            </w:r>
                          </w:p>
                        </w:txbxContent>
                      </wps:txbx>
                      <wps:bodyPr horzOverflow="overflow" vert="horz" lIns="0" tIns="0" rIns="0" bIns="0" rtlCol="0">
                        <a:noAutofit/>
                      </wps:bodyPr>
                    </wps:wsp>
                    <wps:wsp>
                      <wps:cNvPr id="3115" name="Rectangle 3115"/>
                      <wps:cNvSpPr/>
                      <wps:spPr>
                        <a:xfrm>
                          <a:off x="5390134" y="193668"/>
                          <a:ext cx="41991" cy="189248"/>
                        </a:xfrm>
                        <a:prstGeom prst="rect">
                          <a:avLst/>
                        </a:prstGeom>
                        <a:ln>
                          <a:noFill/>
                        </a:ln>
                      </wps:spPr>
                      <wps:txbx>
                        <w:txbxContent>
                          <w:p w14:paraId="14ED9046"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116" name="Rectangle 3116"/>
                      <wps:cNvSpPr/>
                      <wps:spPr>
                        <a:xfrm>
                          <a:off x="2839720" y="362116"/>
                          <a:ext cx="3264152" cy="190519"/>
                        </a:xfrm>
                        <a:prstGeom prst="rect">
                          <a:avLst/>
                        </a:prstGeom>
                        <a:ln>
                          <a:noFill/>
                        </a:ln>
                      </wps:spPr>
                      <wps:txbx>
                        <w:txbxContent>
                          <w:p w14:paraId="26B18906" w14:textId="77777777" w:rsidR="00776157" w:rsidRDefault="00225751">
                            <w:pPr>
                              <w:spacing w:after="160" w:line="259" w:lineRule="auto"/>
                              <w:ind w:left="0" w:right="0" w:firstLine="0"/>
                              <w:jc w:val="left"/>
                            </w:pPr>
                            <w:r>
                              <w:rPr>
                                <w:b/>
                              </w:rPr>
                              <w:t>V.V Soliven Avenue II Cainta Rizal</w:t>
                            </w:r>
                          </w:p>
                        </w:txbxContent>
                      </wps:txbx>
                      <wps:bodyPr horzOverflow="overflow" vert="horz" lIns="0" tIns="0" rIns="0" bIns="0" rtlCol="0">
                        <a:noAutofit/>
                      </wps:bodyPr>
                    </wps:wsp>
                    <wps:wsp>
                      <wps:cNvPr id="3117" name="Rectangle 3117"/>
                      <wps:cNvSpPr/>
                      <wps:spPr>
                        <a:xfrm>
                          <a:off x="5298186" y="368293"/>
                          <a:ext cx="41991" cy="189248"/>
                        </a:xfrm>
                        <a:prstGeom prst="rect">
                          <a:avLst/>
                        </a:prstGeom>
                        <a:ln>
                          <a:noFill/>
                        </a:ln>
                      </wps:spPr>
                      <wps:txbx>
                        <w:txbxContent>
                          <w:p w14:paraId="1FC61427"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118" name="Rectangle 3118"/>
                      <wps:cNvSpPr/>
                      <wps:spPr>
                        <a:xfrm>
                          <a:off x="2502916" y="536741"/>
                          <a:ext cx="4168361" cy="190519"/>
                        </a:xfrm>
                        <a:prstGeom prst="rect">
                          <a:avLst/>
                        </a:prstGeom>
                        <a:ln>
                          <a:noFill/>
                        </a:ln>
                      </wps:spPr>
                      <wps:txbx>
                        <w:txbxContent>
                          <w:p w14:paraId="4E2C6ED6" w14:textId="77777777" w:rsidR="00776157" w:rsidRDefault="00225751">
                            <w:pPr>
                              <w:spacing w:after="160" w:line="259" w:lineRule="auto"/>
                              <w:ind w:left="0" w:right="0" w:firstLine="0"/>
                              <w:jc w:val="left"/>
                            </w:pPr>
                            <w:r>
                              <w:t>College of Engineering and Digital Technology</w:t>
                            </w:r>
                          </w:p>
                        </w:txbxContent>
                      </wps:txbx>
                      <wps:bodyPr horzOverflow="overflow" vert="horz" lIns="0" tIns="0" rIns="0" bIns="0" rtlCol="0">
                        <a:noAutofit/>
                      </wps:bodyPr>
                    </wps:wsp>
                    <wps:wsp>
                      <wps:cNvPr id="3119" name="Rectangle 3119"/>
                      <wps:cNvSpPr/>
                      <wps:spPr>
                        <a:xfrm>
                          <a:off x="5637911" y="542918"/>
                          <a:ext cx="41991" cy="189248"/>
                        </a:xfrm>
                        <a:prstGeom prst="rect">
                          <a:avLst/>
                        </a:prstGeom>
                        <a:ln>
                          <a:noFill/>
                        </a:ln>
                      </wps:spPr>
                      <wps:txbx>
                        <w:txbxContent>
                          <w:p w14:paraId="64C26A8F"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xmlns:arto="http://schemas.microsoft.com/office/word/2006/arto">
          <w:pict>
            <v:group id="Group 3108" style="position:absolute;left:0;text-align:left;margin-left:0;margin-top:51.05pt;width:612pt;height:66.65pt;z-index:251658240;mso-position-horizontal-relative:page;mso-position-vertical-relative:page" coordsize="77724,8463" o:spid="_x0000_s1026" w14:anchorId="458D1CA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">
              <v:shape id="Shape 3109" style="position:absolute;top:7945;width:77724;height:518;visibility:visible;mso-wrap-style:square;v-text-anchor:top" coordsize="7772400,51782" o:spid="_x0000_s1027" filled="f" strokecolor="#f79646" strokeweight=".53083mm" path="m7772400,5178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">
                <v:path textboxrect="0,0,7772400,51782" arrowok="t"/>
              </v:shape>
              <v:shape id="Shape 3112" style="position:absolute;width:77724;height:539;visibility:visible;mso-wrap-style:square;v-text-anchor:top" coordsize="7772400,53938" o:spid="_x0000_s1028" filled="f" strokecolor="#f79646" strokeweight=".53083mm" path="m7772400,5393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">
                <v:path textboxrect="0,0,7772400,53938"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110" style="position:absolute;left:62865;top:749;width:6858;height:6762;visibility:visible;mso-wrap-style:square"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">
                <v:imagedata o:title="" r:id="rId3"/>
              </v:shape>
              <v:shape id="Picture 3111" style="position:absolute;left:13716;top:749;width:7168;height:6858;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">
                <v:imagedata o:title="" r:id="rId4"/>
              </v:shape>
              <v:rect id="Rectangle 3113" style="position:absolute;left:40688;top:128;width:563;height:1905;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CsWxQAAAN0AAAAPAAAAZHJzL2Rvd25yZXYueG1sRI9Pi8Iw&#10;FMTvwn6H8Ba8aVoF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A78CsWxQAAAN0AAAAP&#10;AAAAAAAAAAAAAAAAAAcCAABkcnMvZG93bnJldi54bWxQSwUGAAAAAAMAAwC3AAAA+QIAAAAA&#10;">
                <v:textbox inset="0,0,0,0">
                  <w:txbxContent>
                    <w:p w:rsidR="00776157" w:rsidRDefault="00225751" w14:paraId="58778A2D" w14:textId="77777777">
                      <w:pPr>
                        <w:spacing w:after="160" w:line="259" w:lineRule="auto"/>
                        <w:ind w:left="0" w:right="0" w:firstLine="0"/>
                        <w:jc w:val="left"/>
                      </w:pPr>
                      <w:r>
                        <w:t xml:space="preserve"> </w:t>
                      </w:r>
                    </w:p>
                  </w:txbxContent>
                </v:textbox>
              </v:rect>
              <v:rect id="Rectangle 3114" style="position:absolute;left:27476;top:1874;width:35122;height:1906;visibility:visible;mso-wrap-style:square;v-text-anchor:top"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bNixgAAAN0AAAAPAAAAZHJzL2Rvd25yZXYueG1sRI9Pa8JA&#10;FMTvBb/D8oTe6iatFI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tBmzYsYAAADdAAAA&#10;DwAAAAAAAAAAAAAAAAAHAgAAZHJzL2Rvd25yZXYueG1sUEsFBgAAAAADAAMAtwAAAPoCAAAAAA==&#10;">
                <v:textbox inset="0,0,0,0">
                  <w:txbxContent>
                    <w:p w:rsidR="00776157" w:rsidRDefault="00225751" w14:paraId="085F9F84" w14:textId="77777777">
                      <w:pPr>
                        <w:spacing w:after="160" w:line="259" w:lineRule="auto"/>
                        <w:ind w:left="0" w:right="0" w:firstLine="0"/>
                        <w:jc w:val="left"/>
                      </w:pPr>
                      <w:r>
                        <w:rPr>
                          <w:b/>
                        </w:rPr>
                        <w:t>ICCT COLLEGES FOUNDATION INC.</w:t>
                      </w:r>
                    </w:p>
                  </w:txbxContent>
                </v:textbox>
              </v:rect>
              <v:rect id="Rectangle 3115" style="position:absolute;left:53901;top:1936;width:420;height:1893;visibility:visible;mso-wrap-style:square;v-text-anchor:top" o:spid="_x0000_s10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Rb5xgAAAN0AAAAPAAAAZHJzL2Rvd25yZXYueG1sRI9Pa8JA&#10;FMTvBb/D8oTe6iYtFo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21UW+cYAAADdAAAA&#10;DwAAAAAAAAAAAAAAAAAHAgAAZHJzL2Rvd25yZXYueG1sUEsFBgAAAAADAAMAtwAAAPoCAAAAAA==&#10;">
                <v:textbox inset="0,0,0,0">
                  <w:txbxContent>
                    <w:p w:rsidR="00776157" w:rsidRDefault="00225751" w14:paraId="14ED9046" w14:textId="77777777">
                      <w:pPr>
                        <w:spacing w:after="160" w:line="259" w:lineRule="auto"/>
                        <w:ind w:left="0" w:right="0" w:firstLine="0"/>
                        <w:jc w:val="left"/>
                      </w:pPr>
                      <w:r>
                        <w:rPr>
                          <w:rFonts w:ascii="Calibri" w:hAnsi="Calibri" w:eastAsia="Calibri" w:cs="Calibri"/>
                          <w:sz w:val="22"/>
                        </w:rPr>
                        <w:t xml:space="preserve"> </w:t>
                      </w:r>
                    </w:p>
                  </w:txbxContent>
                </v:textbox>
              </v:rect>
              <v:rect id="Rectangle 3116" style="position:absolute;left:28397;top:3621;width:32641;height:1905;visibility:visible;mso-wrap-style:square;v-text-anchor:top"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4iOxwAAAN0AAAAPAAAAZHJzL2Rvd25yZXYueG1sRI9La8Mw&#10;EITvhf4HsYXeGtktBN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CuHiI7HAAAA3QAA&#10;AA8AAAAAAAAAAAAAAAAABwIAAGRycy9kb3ducmV2LnhtbFBLBQYAAAAAAwADALcAAAD7AgAAAAA=&#10;">
                <v:textbox inset="0,0,0,0">
                  <w:txbxContent>
                    <w:p w:rsidR="00776157" w:rsidRDefault="00225751" w14:paraId="26B18906" w14:textId="77777777">
                      <w:pPr>
                        <w:spacing w:after="160" w:line="259" w:lineRule="auto"/>
                        <w:ind w:left="0" w:right="0" w:firstLine="0"/>
                        <w:jc w:val="left"/>
                      </w:pPr>
                      <w:r>
                        <w:rPr>
                          <w:b/>
                        </w:rPr>
                        <w:t>V.V Soliven Avenue II Cainta Rizal</w:t>
                      </w:r>
                    </w:p>
                  </w:txbxContent>
                </v:textbox>
              </v:rect>
              <v:rect id="Rectangle 3117" style="position:absolute;left:52981;top:3682;width:420;height:1893;visibility:visible;mso-wrap-style:square;v-text-anchor:top" o:spid="_x0000_s10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0V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RMstFcYAAADdAAAA&#10;DwAAAAAAAAAAAAAAAAAHAgAAZHJzL2Rvd25yZXYueG1sUEsFBgAAAAADAAMAtwAAAPoCAAAAAA==&#10;">
                <v:textbox inset="0,0,0,0">
                  <w:txbxContent>
                    <w:p w:rsidR="00776157" w:rsidRDefault="00225751" w14:paraId="1FC61427" w14:textId="77777777">
                      <w:pPr>
                        <w:spacing w:after="160" w:line="259" w:lineRule="auto"/>
                        <w:ind w:left="0" w:right="0" w:firstLine="0"/>
                        <w:jc w:val="left"/>
                      </w:pPr>
                      <w:r>
                        <w:rPr>
                          <w:rFonts w:ascii="Calibri" w:hAnsi="Calibri" w:eastAsia="Calibri" w:cs="Calibri"/>
                          <w:sz w:val="22"/>
                        </w:rPr>
                        <w:t xml:space="preserve"> </w:t>
                      </w:r>
                    </w:p>
                  </w:txbxContent>
                </v:textbox>
              </v:rect>
              <v:rect id="Rectangle 3118" style="position:absolute;left:25029;top:5367;width:41683;height:1905;visibility:visible;mso-wrap-style:square;v-text-anchor:top"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LlnxAAAAN0AAAAPAAAAZHJzL2Rvd25yZXYueG1sRE9Na8JA&#10;EL0X+h+WEbw1m1QQ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DVUuWfEAAAA3QAAAA8A&#10;AAAAAAAAAAAAAAAABwIAAGRycy9kb3ducmV2LnhtbFBLBQYAAAAAAwADALcAAAD4AgAAAAA=&#10;">
                <v:textbox inset="0,0,0,0">
                  <w:txbxContent>
                    <w:p w:rsidR="00776157" w:rsidRDefault="00225751" w14:paraId="4E2C6ED6" w14:textId="77777777">
                      <w:pPr>
                        <w:spacing w:after="160" w:line="259" w:lineRule="auto"/>
                        <w:ind w:left="0" w:right="0" w:firstLine="0"/>
                        <w:jc w:val="left"/>
                      </w:pPr>
                      <w:r>
                        <w:t>College of Engineering and Digital Technology</w:t>
                      </w:r>
                    </w:p>
                  </w:txbxContent>
                </v:textbox>
              </v:rect>
              <v:rect id="Rectangle 3119" style="position:absolute;left:56379;top:5429;width:420;height:1892;visibility:visible;mso-wrap-style:square;v-text-anchor:top" o:spid="_x0000_s10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">
                <v:textbox inset="0,0,0,0">
                  <w:txbxContent>
                    <w:p w:rsidR="00776157" w:rsidRDefault="00225751" w14:paraId="64C26A8F" w14:textId="77777777">
                      <w:pPr>
                        <w:spacing w:after="160" w:line="259" w:lineRule="auto"/>
                        <w:ind w:left="0" w:right="0" w:firstLine="0"/>
                        <w:jc w:val="left"/>
                      </w:pPr>
                      <w:r>
                        <w:rPr>
                          <w:rFonts w:ascii="Calibri" w:hAnsi="Calibri" w:eastAsia="Calibri" w:cs="Calibri"/>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50C59CB5" wp14:editId="4819BA6C">
              <wp:simplePos x="0" y="0"/>
              <wp:positionH relativeFrom="page">
                <wp:posOffset>1340485</wp:posOffset>
              </wp:positionH>
              <wp:positionV relativeFrom="page">
                <wp:posOffset>-63499</wp:posOffset>
              </wp:positionV>
              <wp:extent cx="31572" cy="142292"/>
              <wp:effectExtent l="0" t="0" r="0" b="0"/>
              <wp:wrapSquare wrapText="bothSides"/>
              <wp:docPr id="3120" name="Group 3120"/>
              <wp:cNvGraphicFramePr/>
              <a:graphic xmlns:a="http://schemas.openxmlformats.org/drawingml/2006/main">
                <a:graphicData uri="http://schemas.microsoft.com/office/word/2010/wordprocessingGroup">
                  <wpg:wgp>
                    <wpg:cNvGrpSpPr/>
                    <wpg:grpSpPr>
                      <a:xfrm>
                        <a:off x="0" y="0"/>
                        <a:ext cx="31572" cy="142292"/>
                        <a:chOff x="0" y="0"/>
                        <a:chExt cx="31572" cy="142292"/>
                      </a:xfrm>
                    </wpg:grpSpPr>
                    <wps:wsp>
                      <wps:cNvPr id="3121" name="Rectangle 3121"/>
                      <wps:cNvSpPr/>
                      <wps:spPr>
                        <a:xfrm>
                          <a:off x="0" y="0"/>
                          <a:ext cx="41991" cy="189248"/>
                        </a:xfrm>
                        <a:prstGeom prst="rect">
                          <a:avLst/>
                        </a:prstGeom>
                        <a:ln>
                          <a:noFill/>
                        </a:ln>
                      </wps:spPr>
                      <wps:txbx>
                        <w:txbxContent>
                          <w:p w14:paraId="4A8E3F58"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xmlns:arto="http://schemas.microsoft.com/office/word/2006/arto">
          <w:pict>
            <v:group id="Group 3120" style="position:absolute;left:0;text-align:left;margin-left:105.55pt;margin-top:-5pt;width:2.5pt;height:11.2pt;z-index:251658241;mso-position-horizontal-relative:page;mso-position-vertical-relative:page" coordsize="31572,142292" o:spid="_x0000_s1038" w14:anchorId="50C59C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">
              <v:rect id="Rectangle 3121" style="position:absolute;width:41991;height:189248;visibility:visible;mso-wrap-style:square;v-text-anchor:top" o:spid="_x0000_s10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">
                <v:textbox inset="0,0,0,0">
                  <w:txbxContent>
                    <w:p w:rsidR="00776157" w:rsidRDefault="00225751" w14:paraId="4A8E3F58" w14:textId="77777777">
                      <w:pPr>
                        <w:spacing w:after="160" w:line="259" w:lineRule="auto"/>
                        <w:ind w:left="0" w:right="0" w:firstLine="0"/>
                        <w:jc w:val="left"/>
                      </w:pPr>
                      <w:r>
                        <w:rPr>
                          <w:rFonts w:ascii="Calibri" w:hAnsi="Calibri" w:eastAsia="Calibri" w:cs="Calibri"/>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1E11A5F1" wp14:editId="2617C6D3">
              <wp:simplePos x="0" y="0"/>
              <wp:positionH relativeFrom="page">
                <wp:posOffset>7194169</wp:posOffset>
              </wp:positionH>
              <wp:positionV relativeFrom="page">
                <wp:posOffset>-63499</wp:posOffset>
              </wp:positionV>
              <wp:extent cx="31572" cy="142292"/>
              <wp:effectExtent l="0" t="0" r="0" b="0"/>
              <wp:wrapSquare wrapText="bothSides"/>
              <wp:docPr id="3122" name="Group 3122"/>
              <wp:cNvGraphicFramePr/>
              <a:graphic xmlns:a="http://schemas.openxmlformats.org/drawingml/2006/main">
                <a:graphicData uri="http://schemas.microsoft.com/office/word/2010/wordprocessingGroup">
                  <wpg:wgp>
                    <wpg:cNvGrpSpPr/>
                    <wpg:grpSpPr>
                      <a:xfrm>
                        <a:off x="0" y="0"/>
                        <a:ext cx="31572" cy="142292"/>
                        <a:chOff x="0" y="0"/>
                        <a:chExt cx="31572" cy="142292"/>
                      </a:xfrm>
                    </wpg:grpSpPr>
                    <wps:wsp>
                      <wps:cNvPr id="3123" name="Rectangle 3123"/>
                      <wps:cNvSpPr/>
                      <wps:spPr>
                        <a:xfrm>
                          <a:off x="0" y="0"/>
                          <a:ext cx="41991" cy="189248"/>
                        </a:xfrm>
                        <a:prstGeom prst="rect">
                          <a:avLst/>
                        </a:prstGeom>
                        <a:ln>
                          <a:noFill/>
                        </a:ln>
                      </wps:spPr>
                      <wps:txbx>
                        <w:txbxContent>
                          <w:p w14:paraId="60F8898F"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xmlns:arto="http://schemas.microsoft.com/office/word/2006/arto">
          <w:pict>
            <v:group id="Group 3122" style="position:absolute;left:0;text-align:left;margin-left:566.45pt;margin-top:-5pt;width:2.5pt;height:11.2pt;z-index:251658242;mso-position-horizontal-relative:page;mso-position-vertical-relative:page" coordsize="31572,142292" o:spid="_x0000_s1040" w14:anchorId="1E11A5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">
              <v:rect id="Rectangle 3123" style="position:absolute;width:41991;height:189248;visibility:visible;mso-wrap-style:square;v-text-anchor:top" o:spid="_x0000_s10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OGr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S6Qyub8ITkOt/AAAA//8DAFBLAQItABQABgAIAAAAIQDb4fbL7gAAAIUBAAATAAAAAAAA&#10;AAAAAAAAAAAAAABbQ29udGVudF9UeXBlc10ueG1sUEsBAi0AFAAGAAgAAAAhAFr0LFu/AAAAFQEA&#10;AAsAAAAAAAAAAAAAAAAAHwEAAF9yZWxzLy5yZWxzUEsBAi0AFAAGAAgAAAAhAPWc4avHAAAA3QAA&#10;AA8AAAAAAAAAAAAAAAAABwIAAGRycy9kb3ducmV2LnhtbFBLBQYAAAAAAwADALcAAAD7AgAAAAA=&#10;">
                <v:textbox inset="0,0,0,0">
                  <w:txbxContent>
                    <w:p w:rsidR="00776157" w:rsidRDefault="00225751" w14:paraId="60F8898F" w14:textId="77777777">
                      <w:pPr>
                        <w:spacing w:after="160" w:line="259" w:lineRule="auto"/>
                        <w:ind w:left="0" w:right="0" w:firstLine="0"/>
                        <w:jc w:val="left"/>
                      </w:pPr>
                      <w:r>
                        <w:rPr>
                          <w:rFonts w:ascii="Calibri" w:hAnsi="Calibri" w:eastAsia="Calibri" w:cs="Calibri"/>
                          <w:sz w:val="22"/>
                        </w:rPr>
                        <w:t xml:space="preserve"> </w:t>
                      </w:r>
                    </w:p>
                  </w:txbxContent>
                </v:textbox>
              </v:rect>
              <w10:wrap type="square" anchorx="page" anchory="page"/>
            </v:group>
          </w:pict>
        </mc:Fallback>
      </mc:AlternateContent>
    </w:r>
    <w:r>
      <w:rPr>
        <w:rFonts w:ascii="Calibri" w:eastAsia="Calibri" w:hAnsi="Calibri" w:cs="Calibri"/>
        <w:sz w:val="22"/>
      </w:rPr>
      <w:t xml:space="preserve"> </w:t>
    </w:r>
  </w:p>
  <w:p w14:paraId="735F6D63" w14:textId="77777777" w:rsidR="00776157" w:rsidRDefault="00225751">
    <w:r>
      <w:rPr>
        <w:rFonts w:ascii="Calibri" w:eastAsia="Calibri" w:hAnsi="Calibri" w:cs="Calibri"/>
        <w:noProof/>
        <w:sz w:val="22"/>
      </w:rPr>
      <mc:AlternateContent>
        <mc:Choice Requires="wpg">
          <w:drawing>
            <wp:anchor distT="0" distB="0" distL="114300" distR="114300" simplePos="0" relativeHeight="251658243" behindDoc="1" locked="0" layoutInCell="1" allowOverlap="1" wp14:anchorId="79334FEF" wp14:editId="408E885F">
              <wp:simplePos x="0" y="0"/>
              <wp:positionH relativeFrom="page">
                <wp:posOffset>1239687</wp:posOffset>
              </wp:positionH>
              <wp:positionV relativeFrom="page">
                <wp:posOffset>0</wp:posOffset>
              </wp:positionV>
              <wp:extent cx="5909324" cy="10058400"/>
              <wp:effectExtent l="0" t="0" r="0" b="0"/>
              <wp:wrapNone/>
              <wp:docPr id="3124" name="Group 3124"/>
              <wp:cNvGraphicFramePr/>
              <a:graphic xmlns:a="http://schemas.openxmlformats.org/drawingml/2006/main">
                <a:graphicData uri="http://schemas.microsoft.com/office/word/2010/wordprocessingGroup">
                  <wpg:wgp>
                    <wpg:cNvGrpSpPr/>
                    <wpg:grpSpPr>
                      <a:xfrm>
                        <a:off x="0" y="0"/>
                        <a:ext cx="5909324" cy="10058400"/>
                        <a:chOff x="0" y="0"/>
                        <a:chExt cx="5909324" cy="10058400"/>
                      </a:xfrm>
                    </wpg:grpSpPr>
                    <wps:wsp>
                      <wps:cNvPr id="3126" name="Shape 3126"/>
                      <wps:cNvSpPr/>
                      <wps:spPr>
                        <a:xfrm>
                          <a:off x="5854065" y="0"/>
                          <a:ext cx="55259" cy="10058400"/>
                        </a:xfrm>
                        <a:custGeom>
                          <a:avLst/>
                          <a:gdLst/>
                          <a:ahLst/>
                          <a:cxnLst/>
                          <a:rect l="0" t="0" r="0" b="0"/>
                          <a:pathLst>
                            <a:path w="55259" h="10058400">
                              <a:moveTo>
                                <a:pt x="55259" y="10058400"/>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3125" name="Shape 3125"/>
                      <wps:cNvSpPr/>
                      <wps:spPr>
                        <a:xfrm>
                          <a:off x="0" y="0"/>
                          <a:ext cx="55259" cy="10058400"/>
                        </a:xfrm>
                        <a:custGeom>
                          <a:avLst/>
                          <a:gdLst/>
                          <a:ahLst/>
                          <a:cxnLst/>
                          <a:rect l="0" t="0" r="0" b="0"/>
                          <a:pathLst>
                            <a:path w="55259" h="10058400">
                              <a:moveTo>
                                <a:pt x="55259" y="10058400"/>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pic="http://schemas.openxmlformats.org/drawingml/2006/picture" xmlns:a="http://schemas.openxmlformats.org/drawingml/2006/main">
          <w:pict w14:anchorId="5A584537">
            <v:group id="Group 3124" style="position:absolute;margin-left:97.6pt;margin-top:0;width:465.3pt;height:11in;z-index:-251655168;mso-position-horizontal-relative:page;mso-position-vertical-relative:page" coordsize="59093,100584" o:spid="_x0000_s1026" w14:anchorId="14C99A4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">
              <v:shape id="Shape 3126" style="position:absolute;left:58540;width:553;height:100584;visibility:visible;mso-wrap-style:square;v-text-anchor:top" coordsize="55259,10058400" o:spid="_x0000_s1027" filled="f" strokecolor="#f79646" strokeweight=".53083mm" path="m55259,100584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">
                <v:path textboxrect="0,0,55259,10058400" arrowok="t"/>
              </v:shape>
              <v:shape id="Shape 3125" style="position:absolute;width:552;height:100584;visibility:visible;mso-wrap-style:square;v-text-anchor:top" coordsize="55259,10058400" o:spid="_x0000_s1028" filled="f" strokecolor="#f79646" strokeweight=".53083mm" path="m55259,100584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">
                <v:path textboxrect="0,0,55259,10058400"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C807" w14:textId="77777777" w:rsidR="00776157" w:rsidRDefault="00225751">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37128ACA" wp14:editId="5D633EE6">
              <wp:simplePos x="0" y="0"/>
              <wp:positionH relativeFrom="page">
                <wp:posOffset>0</wp:posOffset>
              </wp:positionH>
              <wp:positionV relativeFrom="page">
                <wp:posOffset>648089</wp:posOffset>
              </wp:positionV>
              <wp:extent cx="7772400" cy="846368"/>
              <wp:effectExtent l="0" t="0" r="0" b="0"/>
              <wp:wrapSquare wrapText="bothSides"/>
              <wp:docPr id="3074" name="Group 3074"/>
              <wp:cNvGraphicFramePr/>
              <a:graphic xmlns:a="http://schemas.openxmlformats.org/drawingml/2006/main">
                <a:graphicData uri="http://schemas.microsoft.com/office/word/2010/wordprocessingGroup">
                  <wpg:wgp>
                    <wpg:cNvGrpSpPr/>
                    <wpg:grpSpPr>
                      <a:xfrm>
                        <a:off x="0" y="0"/>
                        <a:ext cx="7772400" cy="846368"/>
                        <a:chOff x="0" y="0"/>
                        <a:chExt cx="7772400" cy="846368"/>
                      </a:xfrm>
                    </wpg:grpSpPr>
                    <wps:wsp>
                      <wps:cNvPr id="3075" name="Shape 3075"/>
                      <wps:cNvSpPr/>
                      <wps:spPr>
                        <a:xfrm>
                          <a:off x="0" y="794587"/>
                          <a:ext cx="7772400" cy="51782"/>
                        </a:xfrm>
                        <a:custGeom>
                          <a:avLst/>
                          <a:gdLst/>
                          <a:ahLst/>
                          <a:cxnLst/>
                          <a:rect l="0" t="0" r="0" b="0"/>
                          <a:pathLst>
                            <a:path w="7772400" h="51782">
                              <a:moveTo>
                                <a:pt x="7772400" y="51782"/>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3078" name="Shape 3078"/>
                      <wps:cNvSpPr/>
                      <wps:spPr>
                        <a:xfrm>
                          <a:off x="0" y="0"/>
                          <a:ext cx="7772400" cy="53938"/>
                        </a:xfrm>
                        <a:custGeom>
                          <a:avLst/>
                          <a:gdLst/>
                          <a:ahLst/>
                          <a:cxnLst/>
                          <a:rect l="0" t="0" r="0" b="0"/>
                          <a:pathLst>
                            <a:path w="7772400" h="53938">
                              <a:moveTo>
                                <a:pt x="7772400" y="53938"/>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pic:pic xmlns:pic="http://schemas.openxmlformats.org/drawingml/2006/picture">
                      <pic:nvPicPr>
                        <pic:cNvPr id="3076" name="Picture 3076"/>
                        <pic:cNvPicPr/>
                      </pic:nvPicPr>
                      <pic:blipFill>
                        <a:blip r:embed="rId1"/>
                        <a:stretch>
                          <a:fillRect/>
                        </a:stretch>
                      </pic:blipFill>
                      <pic:spPr>
                        <a:xfrm>
                          <a:off x="6286500" y="74922"/>
                          <a:ext cx="685800" cy="676275"/>
                        </a:xfrm>
                        <a:prstGeom prst="rect">
                          <a:avLst/>
                        </a:prstGeom>
                      </pic:spPr>
                    </pic:pic>
                    <pic:pic xmlns:pic="http://schemas.openxmlformats.org/drawingml/2006/picture">
                      <pic:nvPicPr>
                        <pic:cNvPr id="3077" name="Picture 3077"/>
                        <pic:cNvPicPr/>
                      </pic:nvPicPr>
                      <pic:blipFill>
                        <a:blip r:embed="rId2"/>
                        <a:stretch>
                          <a:fillRect/>
                        </a:stretch>
                      </pic:blipFill>
                      <pic:spPr>
                        <a:xfrm>
                          <a:off x="1371600" y="74922"/>
                          <a:ext cx="716852" cy="685800"/>
                        </a:xfrm>
                        <a:prstGeom prst="rect">
                          <a:avLst/>
                        </a:prstGeom>
                      </pic:spPr>
                    </pic:pic>
                    <wps:wsp>
                      <wps:cNvPr id="3079" name="Rectangle 3079"/>
                      <wps:cNvSpPr/>
                      <wps:spPr>
                        <a:xfrm>
                          <a:off x="4068826" y="12866"/>
                          <a:ext cx="56348" cy="190519"/>
                        </a:xfrm>
                        <a:prstGeom prst="rect">
                          <a:avLst/>
                        </a:prstGeom>
                        <a:ln>
                          <a:noFill/>
                        </a:ln>
                      </wps:spPr>
                      <wps:txbx>
                        <w:txbxContent>
                          <w:p w14:paraId="65E7223E" w14:textId="77777777" w:rsidR="00776157" w:rsidRDefault="00225751">
                            <w:pPr>
                              <w:spacing w:after="160" w:line="259" w:lineRule="auto"/>
                              <w:ind w:left="0" w:right="0" w:firstLine="0"/>
                              <w:jc w:val="left"/>
                            </w:pPr>
                            <w:r>
                              <w:t xml:space="preserve"> </w:t>
                            </w:r>
                          </w:p>
                        </w:txbxContent>
                      </wps:txbx>
                      <wps:bodyPr horzOverflow="overflow" vert="horz" lIns="0" tIns="0" rIns="0" bIns="0" rtlCol="0">
                        <a:noAutofit/>
                      </wps:bodyPr>
                    </wps:wsp>
                    <wps:wsp>
                      <wps:cNvPr id="3080" name="Rectangle 3080"/>
                      <wps:cNvSpPr/>
                      <wps:spPr>
                        <a:xfrm>
                          <a:off x="2747645" y="187491"/>
                          <a:ext cx="3512247" cy="190519"/>
                        </a:xfrm>
                        <a:prstGeom prst="rect">
                          <a:avLst/>
                        </a:prstGeom>
                        <a:ln>
                          <a:noFill/>
                        </a:ln>
                      </wps:spPr>
                      <wps:txbx>
                        <w:txbxContent>
                          <w:p w14:paraId="403405E8" w14:textId="77777777" w:rsidR="00776157" w:rsidRDefault="00225751">
                            <w:pPr>
                              <w:spacing w:after="160" w:line="259" w:lineRule="auto"/>
                              <w:ind w:left="0" w:right="0" w:firstLine="0"/>
                              <w:jc w:val="left"/>
                            </w:pPr>
                            <w:r>
                              <w:rPr>
                                <w:b/>
                              </w:rPr>
                              <w:t>ICCT COLLEGES FOUNDATION INC.</w:t>
                            </w:r>
                          </w:p>
                        </w:txbxContent>
                      </wps:txbx>
                      <wps:bodyPr horzOverflow="overflow" vert="horz" lIns="0" tIns="0" rIns="0" bIns="0" rtlCol="0">
                        <a:noAutofit/>
                      </wps:bodyPr>
                    </wps:wsp>
                    <wps:wsp>
                      <wps:cNvPr id="3081" name="Rectangle 3081"/>
                      <wps:cNvSpPr/>
                      <wps:spPr>
                        <a:xfrm>
                          <a:off x="5390134" y="193668"/>
                          <a:ext cx="41991" cy="189248"/>
                        </a:xfrm>
                        <a:prstGeom prst="rect">
                          <a:avLst/>
                        </a:prstGeom>
                        <a:ln>
                          <a:noFill/>
                        </a:ln>
                      </wps:spPr>
                      <wps:txbx>
                        <w:txbxContent>
                          <w:p w14:paraId="16A5DD98"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082" name="Rectangle 3082"/>
                      <wps:cNvSpPr/>
                      <wps:spPr>
                        <a:xfrm>
                          <a:off x="2839720" y="362116"/>
                          <a:ext cx="3264152" cy="190519"/>
                        </a:xfrm>
                        <a:prstGeom prst="rect">
                          <a:avLst/>
                        </a:prstGeom>
                        <a:ln>
                          <a:noFill/>
                        </a:ln>
                      </wps:spPr>
                      <wps:txbx>
                        <w:txbxContent>
                          <w:p w14:paraId="5C5C0062" w14:textId="77777777" w:rsidR="00776157" w:rsidRDefault="00225751">
                            <w:pPr>
                              <w:spacing w:after="160" w:line="259" w:lineRule="auto"/>
                              <w:ind w:left="0" w:right="0" w:firstLine="0"/>
                              <w:jc w:val="left"/>
                            </w:pPr>
                            <w:r>
                              <w:rPr>
                                <w:b/>
                              </w:rPr>
                              <w:t>V.V Soliven Avenue II Cainta Rizal</w:t>
                            </w:r>
                          </w:p>
                        </w:txbxContent>
                      </wps:txbx>
                      <wps:bodyPr horzOverflow="overflow" vert="horz" lIns="0" tIns="0" rIns="0" bIns="0" rtlCol="0">
                        <a:noAutofit/>
                      </wps:bodyPr>
                    </wps:wsp>
                    <wps:wsp>
                      <wps:cNvPr id="3083" name="Rectangle 3083"/>
                      <wps:cNvSpPr/>
                      <wps:spPr>
                        <a:xfrm>
                          <a:off x="5298186" y="368293"/>
                          <a:ext cx="41991" cy="189248"/>
                        </a:xfrm>
                        <a:prstGeom prst="rect">
                          <a:avLst/>
                        </a:prstGeom>
                        <a:ln>
                          <a:noFill/>
                        </a:ln>
                      </wps:spPr>
                      <wps:txbx>
                        <w:txbxContent>
                          <w:p w14:paraId="7E0EDEEC"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084" name="Rectangle 3084"/>
                      <wps:cNvSpPr/>
                      <wps:spPr>
                        <a:xfrm>
                          <a:off x="2502916" y="536741"/>
                          <a:ext cx="4168361" cy="190519"/>
                        </a:xfrm>
                        <a:prstGeom prst="rect">
                          <a:avLst/>
                        </a:prstGeom>
                        <a:ln>
                          <a:noFill/>
                        </a:ln>
                      </wps:spPr>
                      <wps:txbx>
                        <w:txbxContent>
                          <w:p w14:paraId="3DC42FB6" w14:textId="77777777" w:rsidR="00776157" w:rsidRDefault="00225751">
                            <w:pPr>
                              <w:spacing w:after="160" w:line="259" w:lineRule="auto"/>
                              <w:ind w:left="0" w:right="0" w:firstLine="0"/>
                              <w:jc w:val="left"/>
                            </w:pPr>
                            <w:r>
                              <w:t>College of Engineering and Digital Technology</w:t>
                            </w:r>
                          </w:p>
                        </w:txbxContent>
                      </wps:txbx>
                      <wps:bodyPr horzOverflow="overflow" vert="horz" lIns="0" tIns="0" rIns="0" bIns="0" rtlCol="0">
                        <a:noAutofit/>
                      </wps:bodyPr>
                    </wps:wsp>
                    <wps:wsp>
                      <wps:cNvPr id="3085" name="Rectangle 3085"/>
                      <wps:cNvSpPr/>
                      <wps:spPr>
                        <a:xfrm>
                          <a:off x="5637911" y="542918"/>
                          <a:ext cx="41991" cy="189248"/>
                        </a:xfrm>
                        <a:prstGeom prst="rect">
                          <a:avLst/>
                        </a:prstGeom>
                        <a:ln>
                          <a:noFill/>
                        </a:ln>
                      </wps:spPr>
                      <wps:txbx>
                        <w:txbxContent>
                          <w:p w14:paraId="55B00071"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xmlns:arto="http://schemas.microsoft.com/office/word/2006/arto">
          <w:pict>
            <v:group id="Group 3074" style="position:absolute;left:0;text-align:left;margin-left:0;margin-top:51.05pt;width:612pt;height:66.65pt;z-index:251658244;mso-position-horizontal-relative:page;mso-position-vertical-relative:page" coordsize="77724,8463" o:spid="_x0000_s1042" w14:anchorId="37128ACA"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">
              <v:shape id="Shape 3075" style="position:absolute;top:7945;width:77724;height:518;visibility:visible;mso-wrap-style:square;v-text-anchor:top" coordsize="7772400,51782" o:spid="_x0000_s1043" filled="f" strokecolor="#f79646" strokeweight=".53083mm" path="m7772400,5178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">
                <v:path textboxrect="0,0,7772400,51782" arrowok="t"/>
              </v:shape>
              <v:shape id="Shape 3078" style="position:absolute;width:77724;height:539;visibility:visible;mso-wrap-style:square;v-text-anchor:top" coordsize="7772400,53938" o:spid="_x0000_s1044" filled="f" strokecolor="#f79646" strokeweight=".53083mm" path="m7772400,5393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">
                <v:path textboxrect="0,0,7772400,53938"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076" style="position:absolute;left:62865;top:749;width:6858;height:6762;visibility:visible;mso-wrap-style:square" o:spid="_x0000_s104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">
                <v:imagedata o:title="" r:id="rId5"/>
              </v:shape>
              <v:shape id="Picture 3077" style="position:absolute;left:13716;top:749;width:7168;height:6858;visibility:visible;mso-wrap-style:square" o:spid="_x0000_s1046"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">
                <v:imagedata o:title="" r:id="rId6"/>
              </v:shape>
              <v:rect id="Rectangle 3079" style="position:absolute;left:40688;top:128;width:563;height:1905;visibility:visible;mso-wrap-style:square;v-text-anchor:top" o:spid="_x0000_s10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vbBxgAAAN0AAAAPAAAAZHJzL2Rvd25yZXYueG1sRI9Pa8JA&#10;FMTvQr/D8gredNMK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8Sb2wcYAAADdAAAA&#10;DwAAAAAAAAAAAAAAAAAHAgAAZHJzL2Rvd25yZXYueG1sUEsFBgAAAAADAAMAtwAAAPoCAAAAAA==&#10;">
                <v:textbox inset="0,0,0,0">
                  <w:txbxContent>
                    <w:p w:rsidR="00776157" w:rsidRDefault="00225751" w14:paraId="65E7223E" w14:textId="77777777">
                      <w:pPr>
                        <w:spacing w:after="160" w:line="259" w:lineRule="auto"/>
                        <w:ind w:left="0" w:right="0" w:firstLine="0"/>
                        <w:jc w:val="left"/>
                      </w:pPr>
                      <w:r>
                        <w:t xml:space="preserve"> </w:t>
                      </w:r>
                    </w:p>
                  </w:txbxContent>
                </v:textbox>
              </v:rect>
              <v:rect id="Rectangle 3080" style="position:absolute;left:27476;top:1874;width:35122;height:1906;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">
                <v:textbox inset="0,0,0,0">
                  <w:txbxContent>
                    <w:p w:rsidR="00776157" w:rsidRDefault="00225751" w14:paraId="403405E8" w14:textId="77777777">
                      <w:pPr>
                        <w:spacing w:after="160" w:line="259" w:lineRule="auto"/>
                        <w:ind w:left="0" w:right="0" w:firstLine="0"/>
                        <w:jc w:val="left"/>
                      </w:pPr>
                      <w:r>
                        <w:rPr>
                          <w:b/>
                        </w:rPr>
                        <w:t>ICCT COLLEGES FOUNDATION INC.</w:t>
                      </w:r>
                    </w:p>
                  </w:txbxContent>
                </v:textbox>
              </v:rect>
              <v:rect id="Rectangle 3081" style="position:absolute;left:53901;top:1936;width:420;height:1893;visibility:visible;mso-wrap-style:square;v-text-anchor:top" o:spid="_x0000_s10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YrgxgAAAN0AAAAPAAAAZHJzL2Rvd25yZXYueG1sRI9Ba8JA&#10;FITvBf/D8gq9NRsrlB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OoWK4MYAAADdAAAA&#10;DwAAAAAAAAAAAAAAAAAHAgAAZHJzL2Rvd25yZXYueG1sUEsFBgAAAAADAAMAtwAAAPoCAAAAAA==&#10;">
                <v:textbox inset="0,0,0,0">
                  <w:txbxContent>
                    <w:p w:rsidR="00776157" w:rsidRDefault="00225751" w14:paraId="16A5DD98" w14:textId="77777777">
                      <w:pPr>
                        <w:spacing w:after="160" w:line="259" w:lineRule="auto"/>
                        <w:ind w:left="0" w:right="0" w:firstLine="0"/>
                        <w:jc w:val="left"/>
                      </w:pPr>
                      <w:r>
                        <w:rPr>
                          <w:rFonts w:ascii="Calibri" w:hAnsi="Calibri" w:eastAsia="Calibri" w:cs="Calibri"/>
                          <w:sz w:val="22"/>
                        </w:rPr>
                        <w:t xml:space="preserve"> </w:t>
                      </w:r>
                    </w:p>
                  </w:txbxContent>
                </v:textbox>
              </v:rect>
              <v:rect id="Rectangle 3082" style="position:absolute;left:28397;top:3621;width:32641;height:1905;visibility:visible;mso-wrap-style:square;v-text-anchor:top"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SXxgAAAN0AAAAPAAAAZHJzL2Rvd25yZXYueG1sRI9Ba8JA&#10;FITvBf/D8oTe6qYR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ylcUl8YAAADdAAAA&#10;DwAAAAAAAAAAAAAAAAAHAgAAZHJzL2Rvd25yZXYueG1sUEsFBgAAAAADAAMAtwAAAPoCAAAAAA==&#10;">
                <v:textbox inset="0,0,0,0">
                  <w:txbxContent>
                    <w:p w:rsidR="00776157" w:rsidRDefault="00225751" w14:paraId="5C5C0062" w14:textId="77777777">
                      <w:pPr>
                        <w:spacing w:after="160" w:line="259" w:lineRule="auto"/>
                        <w:ind w:left="0" w:right="0" w:firstLine="0"/>
                        <w:jc w:val="left"/>
                      </w:pPr>
                      <w:r>
                        <w:rPr>
                          <w:b/>
                        </w:rPr>
                        <w:t>V.V Soliven Avenue II Cainta Rizal</w:t>
                      </w:r>
                    </w:p>
                  </w:txbxContent>
                </v:textbox>
              </v:rect>
              <v:rect id="Rectangle 3083" style="position:absolute;left:52981;top:3682;width:420;height:1893;visibility:visible;mso-wrap-style:square;v-text-anchor:top" o:spid="_x0000_s10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7EMxQAAAN0AAAAPAAAAZHJzL2Rvd25yZXYueG1sRI9Pi8Iw&#10;FMTvwn6H8Ba8aarC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lG7EMxQAAAN0AAAAP&#10;AAAAAAAAAAAAAAAAAAcCAABkcnMvZG93bnJldi54bWxQSwUGAAAAAAMAAwC3AAAA+QIAAAAA&#10;">
                <v:textbox inset="0,0,0,0">
                  <w:txbxContent>
                    <w:p w:rsidR="00776157" w:rsidRDefault="00225751" w14:paraId="7E0EDEEC" w14:textId="77777777">
                      <w:pPr>
                        <w:spacing w:after="160" w:line="259" w:lineRule="auto"/>
                        <w:ind w:left="0" w:right="0" w:firstLine="0"/>
                        <w:jc w:val="left"/>
                      </w:pPr>
                      <w:r>
                        <w:rPr>
                          <w:rFonts w:ascii="Calibri" w:hAnsi="Calibri" w:eastAsia="Calibri" w:cs="Calibri"/>
                          <w:sz w:val="22"/>
                        </w:rPr>
                        <w:t xml:space="preserve"> </w:t>
                      </w:r>
                    </w:p>
                  </w:txbxContent>
                </v:textbox>
              </v:rect>
              <v:rect id="Rectangle 3084" style="position:absolute;left:25029;top:5367;width:41683;height:1905;visibility:visible;mso-wrap-style:square;v-text-anchor:top"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l4xwAAAN0AAAAPAAAAZHJzL2Rvd25yZXYueG1sRI9Pa8JA&#10;FMTvBb/D8oTe6qZWSo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CryKXjHAAAA3QAA&#10;AA8AAAAAAAAAAAAAAAAABwIAAGRycy9kb3ducmV2LnhtbFBLBQYAAAAAAwADALcAAAD7AgAAAAA=&#10;">
                <v:textbox inset="0,0,0,0">
                  <w:txbxContent>
                    <w:p w:rsidR="00776157" w:rsidRDefault="00225751" w14:paraId="3DC42FB6" w14:textId="77777777">
                      <w:pPr>
                        <w:spacing w:after="160" w:line="259" w:lineRule="auto"/>
                        <w:ind w:left="0" w:right="0" w:firstLine="0"/>
                        <w:jc w:val="left"/>
                      </w:pPr>
                      <w:r>
                        <w:t>College of Engineering and Digital Technology</w:t>
                      </w:r>
                    </w:p>
                  </w:txbxContent>
                </v:textbox>
              </v:rect>
              <v:rect id="Rectangle 3085" style="position:absolute;left:56379;top:5429;width:420;height:1892;visibility:visible;mso-wrap-style:square;v-text-anchor:top" o:spid="_x0000_s10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ozjxwAAAN0AAAAPAAAAZHJzL2Rvd25yZXYueG1sRI9Pa8JA&#10;FMTvBb/D8oTe6qYWS4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EW+jOPHAAAA3QAA&#10;AA8AAAAAAAAAAAAAAAAABwIAAGRycy9kb3ducmV2LnhtbFBLBQYAAAAAAwADALcAAAD7AgAAAAA=&#10;">
                <v:textbox inset="0,0,0,0">
                  <w:txbxContent>
                    <w:p w:rsidR="00776157" w:rsidRDefault="00225751" w14:paraId="55B00071" w14:textId="77777777">
                      <w:pPr>
                        <w:spacing w:after="160" w:line="259" w:lineRule="auto"/>
                        <w:ind w:left="0" w:right="0" w:firstLine="0"/>
                        <w:jc w:val="left"/>
                      </w:pPr>
                      <w:r>
                        <w:rPr>
                          <w:rFonts w:ascii="Calibri" w:hAnsi="Calibri" w:eastAsia="Calibri" w:cs="Calibri"/>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4370DD63" wp14:editId="5BEA0504">
              <wp:simplePos x="0" y="0"/>
              <wp:positionH relativeFrom="page">
                <wp:posOffset>1340485</wp:posOffset>
              </wp:positionH>
              <wp:positionV relativeFrom="page">
                <wp:posOffset>-63499</wp:posOffset>
              </wp:positionV>
              <wp:extent cx="31572" cy="142292"/>
              <wp:effectExtent l="0" t="0" r="0" b="0"/>
              <wp:wrapSquare wrapText="bothSides"/>
              <wp:docPr id="3086" name="Group 3086"/>
              <wp:cNvGraphicFramePr/>
              <a:graphic xmlns:a="http://schemas.openxmlformats.org/drawingml/2006/main">
                <a:graphicData uri="http://schemas.microsoft.com/office/word/2010/wordprocessingGroup">
                  <wpg:wgp>
                    <wpg:cNvGrpSpPr/>
                    <wpg:grpSpPr>
                      <a:xfrm>
                        <a:off x="0" y="0"/>
                        <a:ext cx="31572" cy="142292"/>
                        <a:chOff x="0" y="0"/>
                        <a:chExt cx="31572" cy="142292"/>
                      </a:xfrm>
                    </wpg:grpSpPr>
                    <wps:wsp>
                      <wps:cNvPr id="3087" name="Rectangle 3087"/>
                      <wps:cNvSpPr/>
                      <wps:spPr>
                        <a:xfrm>
                          <a:off x="0" y="0"/>
                          <a:ext cx="41991" cy="189248"/>
                        </a:xfrm>
                        <a:prstGeom prst="rect">
                          <a:avLst/>
                        </a:prstGeom>
                        <a:ln>
                          <a:noFill/>
                        </a:ln>
                      </wps:spPr>
                      <wps:txbx>
                        <w:txbxContent>
                          <w:p w14:paraId="16F7CEFA"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xmlns:arto="http://schemas.microsoft.com/office/word/2006/arto">
          <w:pict>
            <v:group id="Group 3086" style="position:absolute;left:0;text-align:left;margin-left:105.55pt;margin-top:-5pt;width:2.5pt;height:11.2pt;z-index:251658245;mso-position-horizontal-relative:page;mso-position-vertical-relative:page" coordsize="31572,142292" o:spid="_x0000_s1054" w14:anchorId="4370DD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">
              <v:rect id="Rectangle 3087" style="position:absolute;width:41991;height:189248;visibility:visible;mso-wrap-style:square;v-text-anchor:top" o:spid="_x0000_s10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">
                <v:textbox inset="0,0,0,0">
                  <w:txbxContent>
                    <w:p w:rsidR="00776157" w:rsidRDefault="00225751" w14:paraId="16F7CEFA" w14:textId="77777777">
                      <w:pPr>
                        <w:spacing w:after="160" w:line="259" w:lineRule="auto"/>
                        <w:ind w:left="0" w:right="0" w:firstLine="0"/>
                        <w:jc w:val="left"/>
                      </w:pPr>
                      <w:r>
                        <w:rPr>
                          <w:rFonts w:ascii="Calibri" w:hAnsi="Calibri" w:eastAsia="Calibri" w:cs="Calibri"/>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3BCF536E" wp14:editId="1BC068CC">
              <wp:simplePos x="0" y="0"/>
              <wp:positionH relativeFrom="page">
                <wp:posOffset>7194169</wp:posOffset>
              </wp:positionH>
              <wp:positionV relativeFrom="page">
                <wp:posOffset>-63499</wp:posOffset>
              </wp:positionV>
              <wp:extent cx="31572" cy="142292"/>
              <wp:effectExtent l="0" t="0" r="0" b="0"/>
              <wp:wrapSquare wrapText="bothSides"/>
              <wp:docPr id="3088" name="Group 3088"/>
              <wp:cNvGraphicFramePr/>
              <a:graphic xmlns:a="http://schemas.openxmlformats.org/drawingml/2006/main">
                <a:graphicData uri="http://schemas.microsoft.com/office/word/2010/wordprocessingGroup">
                  <wpg:wgp>
                    <wpg:cNvGrpSpPr/>
                    <wpg:grpSpPr>
                      <a:xfrm>
                        <a:off x="0" y="0"/>
                        <a:ext cx="31572" cy="142292"/>
                        <a:chOff x="0" y="0"/>
                        <a:chExt cx="31572" cy="142292"/>
                      </a:xfrm>
                    </wpg:grpSpPr>
                    <wps:wsp>
                      <wps:cNvPr id="3089" name="Rectangle 3089"/>
                      <wps:cNvSpPr/>
                      <wps:spPr>
                        <a:xfrm>
                          <a:off x="0" y="0"/>
                          <a:ext cx="41991" cy="189248"/>
                        </a:xfrm>
                        <a:prstGeom prst="rect">
                          <a:avLst/>
                        </a:prstGeom>
                        <a:ln>
                          <a:noFill/>
                        </a:ln>
                      </wps:spPr>
                      <wps:txbx>
                        <w:txbxContent>
                          <w:p w14:paraId="202AE7A2"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xmlns:arto="http://schemas.microsoft.com/office/word/2006/arto">
          <w:pict>
            <v:group id="Group 3088" style="position:absolute;left:0;text-align:left;margin-left:566.45pt;margin-top:-5pt;width:2.5pt;height:11.2pt;z-index:251658246;mso-position-horizontal-relative:page;mso-position-vertical-relative:page" coordsize="31572,142292" o:spid="_x0000_s1056" w14:anchorId="3BCF53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">
              <v:rect id="Rectangle 3089" style="position:absolute;width:41991;height:189248;visibility:visible;mso-wrap-style:square;v-text-anchor:top" o:spid="_x0000_s10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4bmxgAAAN0AAAAPAAAAZHJzL2Rvd25yZXYueG1sRI9Pa8JA&#10;FMTvhX6H5RV6q5u2IE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xPOG5sYAAADdAAAA&#10;DwAAAAAAAAAAAAAAAAAHAgAAZHJzL2Rvd25yZXYueG1sUEsFBgAAAAADAAMAtwAAAPoCAAAAAA==&#10;">
                <v:textbox inset="0,0,0,0">
                  <w:txbxContent>
                    <w:p w:rsidR="00776157" w:rsidRDefault="00225751" w14:paraId="202AE7A2" w14:textId="77777777">
                      <w:pPr>
                        <w:spacing w:after="160" w:line="259" w:lineRule="auto"/>
                        <w:ind w:left="0" w:right="0" w:firstLine="0"/>
                        <w:jc w:val="left"/>
                      </w:pPr>
                      <w:r>
                        <w:rPr>
                          <w:rFonts w:ascii="Calibri" w:hAnsi="Calibri" w:eastAsia="Calibri" w:cs="Calibri"/>
                          <w:sz w:val="22"/>
                        </w:rPr>
                        <w:t xml:space="preserve"> </w:t>
                      </w:r>
                    </w:p>
                  </w:txbxContent>
                </v:textbox>
              </v:rect>
              <w10:wrap type="square" anchorx="page" anchory="page"/>
            </v:group>
          </w:pict>
        </mc:Fallback>
      </mc:AlternateContent>
    </w:r>
    <w:r>
      <w:rPr>
        <w:rFonts w:ascii="Calibri" w:eastAsia="Calibri" w:hAnsi="Calibri" w:cs="Calibri"/>
        <w:sz w:val="22"/>
      </w:rPr>
      <w:t xml:space="preserve"> </w:t>
    </w:r>
  </w:p>
  <w:p w14:paraId="084B9E7F" w14:textId="77777777" w:rsidR="00776157" w:rsidRDefault="00225751">
    <w:r>
      <w:rPr>
        <w:rFonts w:ascii="Calibri" w:eastAsia="Calibri" w:hAnsi="Calibri" w:cs="Calibri"/>
        <w:noProof/>
        <w:sz w:val="22"/>
      </w:rPr>
      <mc:AlternateContent>
        <mc:Choice Requires="wpg">
          <w:drawing>
            <wp:anchor distT="0" distB="0" distL="114300" distR="114300" simplePos="0" relativeHeight="251658247" behindDoc="1" locked="0" layoutInCell="1" allowOverlap="1" wp14:anchorId="3F8118AD" wp14:editId="569C7206">
              <wp:simplePos x="0" y="0"/>
              <wp:positionH relativeFrom="page">
                <wp:posOffset>1239687</wp:posOffset>
              </wp:positionH>
              <wp:positionV relativeFrom="page">
                <wp:posOffset>0</wp:posOffset>
              </wp:positionV>
              <wp:extent cx="5909324" cy="10058400"/>
              <wp:effectExtent l="0" t="0" r="0" b="0"/>
              <wp:wrapNone/>
              <wp:docPr id="3090" name="Group 3090"/>
              <wp:cNvGraphicFramePr/>
              <a:graphic xmlns:a="http://schemas.openxmlformats.org/drawingml/2006/main">
                <a:graphicData uri="http://schemas.microsoft.com/office/word/2010/wordprocessingGroup">
                  <wpg:wgp>
                    <wpg:cNvGrpSpPr/>
                    <wpg:grpSpPr>
                      <a:xfrm>
                        <a:off x="0" y="0"/>
                        <a:ext cx="5909324" cy="10058400"/>
                        <a:chOff x="0" y="0"/>
                        <a:chExt cx="5909324" cy="10058400"/>
                      </a:xfrm>
                    </wpg:grpSpPr>
                    <wps:wsp>
                      <wps:cNvPr id="3092" name="Shape 3092"/>
                      <wps:cNvSpPr/>
                      <wps:spPr>
                        <a:xfrm>
                          <a:off x="5854065" y="0"/>
                          <a:ext cx="55259" cy="10058400"/>
                        </a:xfrm>
                        <a:custGeom>
                          <a:avLst/>
                          <a:gdLst/>
                          <a:ahLst/>
                          <a:cxnLst/>
                          <a:rect l="0" t="0" r="0" b="0"/>
                          <a:pathLst>
                            <a:path w="55259" h="10058400">
                              <a:moveTo>
                                <a:pt x="55259" y="10058400"/>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3091" name="Shape 3091"/>
                      <wps:cNvSpPr/>
                      <wps:spPr>
                        <a:xfrm>
                          <a:off x="0" y="0"/>
                          <a:ext cx="55259" cy="10058400"/>
                        </a:xfrm>
                        <a:custGeom>
                          <a:avLst/>
                          <a:gdLst/>
                          <a:ahLst/>
                          <a:cxnLst/>
                          <a:rect l="0" t="0" r="0" b="0"/>
                          <a:pathLst>
                            <a:path w="55259" h="10058400">
                              <a:moveTo>
                                <a:pt x="55259" y="10058400"/>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pic="http://schemas.openxmlformats.org/drawingml/2006/picture" xmlns:a="http://schemas.openxmlformats.org/drawingml/2006/main">
          <w:pict w14:anchorId="68258053">
            <v:group id="Group 3090" style="position:absolute;margin-left:97.6pt;margin-top:0;width:465.3pt;height:11in;z-index:-251651072;mso-position-horizontal-relative:page;mso-position-vertical-relative:page" coordsize="59093,100584" o:spid="_x0000_s1026" w14:anchorId="5ADF8B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">
              <v:shape id="Shape 3092" style="position:absolute;left:58540;width:553;height:100584;visibility:visible;mso-wrap-style:square;v-text-anchor:top" coordsize="55259,10058400" o:spid="_x0000_s1027" filled="f" strokecolor="#f79646" strokeweight=".53083mm" path="m55259,100584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">
                <v:path textboxrect="0,0,55259,10058400" arrowok="t"/>
              </v:shape>
              <v:shape id="Shape 3091" style="position:absolute;width:552;height:100584;visibility:visible;mso-wrap-style:square;v-text-anchor:top" coordsize="55259,10058400" o:spid="_x0000_s1028" filled="f" strokecolor="#f79646" strokeweight=".53083mm" path="m55259,100584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">
                <v:path textboxrect="0,0,55259,10058400" arrowok="t"/>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776D6" w14:textId="77777777" w:rsidR="00776157" w:rsidRDefault="00225751">
    <w:pPr>
      <w:spacing w:after="0" w:line="259"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796452C0" wp14:editId="18C78D55">
              <wp:simplePos x="0" y="0"/>
              <wp:positionH relativeFrom="page">
                <wp:posOffset>0</wp:posOffset>
              </wp:positionH>
              <wp:positionV relativeFrom="page">
                <wp:posOffset>648089</wp:posOffset>
              </wp:positionV>
              <wp:extent cx="7772400" cy="846368"/>
              <wp:effectExtent l="0" t="0" r="0" b="0"/>
              <wp:wrapSquare wrapText="bothSides"/>
              <wp:docPr id="3040" name="Group 3040"/>
              <wp:cNvGraphicFramePr/>
              <a:graphic xmlns:a="http://schemas.openxmlformats.org/drawingml/2006/main">
                <a:graphicData uri="http://schemas.microsoft.com/office/word/2010/wordprocessingGroup">
                  <wpg:wgp>
                    <wpg:cNvGrpSpPr/>
                    <wpg:grpSpPr>
                      <a:xfrm>
                        <a:off x="0" y="0"/>
                        <a:ext cx="7772400" cy="846368"/>
                        <a:chOff x="0" y="0"/>
                        <a:chExt cx="7772400" cy="846368"/>
                      </a:xfrm>
                    </wpg:grpSpPr>
                    <wps:wsp>
                      <wps:cNvPr id="3041" name="Shape 3041"/>
                      <wps:cNvSpPr/>
                      <wps:spPr>
                        <a:xfrm>
                          <a:off x="0" y="794587"/>
                          <a:ext cx="7772400" cy="51782"/>
                        </a:xfrm>
                        <a:custGeom>
                          <a:avLst/>
                          <a:gdLst/>
                          <a:ahLst/>
                          <a:cxnLst/>
                          <a:rect l="0" t="0" r="0" b="0"/>
                          <a:pathLst>
                            <a:path w="7772400" h="51782">
                              <a:moveTo>
                                <a:pt x="7772400" y="51782"/>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3044" name="Shape 3044"/>
                      <wps:cNvSpPr/>
                      <wps:spPr>
                        <a:xfrm>
                          <a:off x="0" y="0"/>
                          <a:ext cx="7772400" cy="53938"/>
                        </a:xfrm>
                        <a:custGeom>
                          <a:avLst/>
                          <a:gdLst/>
                          <a:ahLst/>
                          <a:cxnLst/>
                          <a:rect l="0" t="0" r="0" b="0"/>
                          <a:pathLst>
                            <a:path w="7772400" h="53938">
                              <a:moveTo>
                                <a:pt x="7772400" y="53938"/>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pic:pic xmlns:pic="http://schemas.openxmlformats.org/drawingml/2006/picture">
                      <pic:nvPicPr>
                        <pic:cNvPr id="3042" name="Picture 3042"/>
                        <pic:cNvPicPr/>
                      </pic:nvPicPr>
                      <pic:blipFill>
                        <a:blip r:embed="rId1"/>
                        <a:stretch>
                          <a:fillRect/>
                        </a:stretch>
                      </pic:blipFill>
                      <pic:spPr>
                        <a:xfrm>
                          <a:off x="6286500" y="74922"/>
                          <a:ext cx="685800" cy="676275"/>
                        </a:xfrm>
                        <a:prstGeom prst="rect">
                          <a:avLst/>
                        </a:prstGeom>
                      </pic:spPr>
                    </pic:pic>
                    <pic:pic xmlns:pic="http://schemas.openxmlformats.org/drawingml/2006/picture">
                      <pic:nvPicPr>
                        <pic:cNvPr id="3043" name="Picture 3043"/>
                        <pic:cNvPicPr/>
                      </pic:nvPicPr>
                      <pic:blipFill>
                        <a:blip r:embed="rId2"/>
                        <a:stretch>
                          <a:fillRect/>
                        </a:stretch>
                      </pic:blipFill>
                      <pic:spPr>
                        <a:xfrm>
                          <a:off x="1371600" y="74922"/>
                          <a:ext cx="716852" cy="685800"/>
                        </a:xfrm>
                        <a:prstGeom prst="rect">
                          <a:avLst/>
                        </a:prstGeom>
                      </pic:spPr>
                    </pic:pic>
                    <wps:wsp>
                      <wps:cNvPr id="3045" name="Rectangle 3045"/>
                      <wps:cNvSpPr/>
                      <wps:spPr>
                        <a:xfrm>
                          <a:off x="4068826" y="12866"/>
                          <a:ext cx="56348" cy="190519"/>
                        </a:xfrm>
                        <a:prstGeom prst="rect">
                          <a:avLst/>
                        </a:prstGeom>
                        <a:ln>
                          <a:noFill/>
                        </a:ln>
                      </wps:spPr>
                      <wps:txbx>
                        <w:txbxContent>
                          <w:p w14:paraId="3C4334A9" w14:textId="77777777" w:rsidR="00776157" w:rsidRDefault="00225751">
                            <w:pPr>
                              <w:spacing w:after="160" w:line="259" w:lineRule="auto"/>
                              <w:ind w:left="0" w:right="0" w:firstLine="0"/>
                              <w:jc w:val="left"/>
                            </w:pPr>
                            <w:r>
                              <w:t xml:space="preserve"> </w:t>
                            </w:r>
                          </w:p>
                        </w:txbxContent>
                      </wps:txbx>
                      <wps:bodyPr horzOverflow="overflow" vert="horz" lIns="0" tIns="0" rIns="0" bIns="0" rtlCol="0">
                        <a:noAutofit/>
                      </wps:bodyPr>
                    </wps:wsp>
                    <wps:wsp>
                      <wps:cNvPr id="3046" name="Rectangle 3046"/>
                      <wps:cNvSpPr/>
                      <wps:spPr>
                        <a:xfrm>
                          <a:off x="2747645" y="187491"/>
                          <a:ext cx="3512247" cy="190519"/>
                        </a:xfrm>
                        <a:prstGeom prst="rect">
                          <a:avLst/>
                        </a:prstGeom>
                        <a:ln>
                          <a:noFill/>
                        </a:ln>
                      </wps:spPr>
                      <wps:txbx>
                        <w:txbxContent>
                          <w:p w14:paraId="5E1A4D56" w14:textId="77777777" w:rsidR="00776157" w:rsidRDefault="00225751">
                            <w:pPr>
                              <w:spacing w:after="160" w:line="259" w:lineRule="auto"/>
                              <w:ind w:left="0" w:right="0" w:firstLine="0"/>
                              <w:jc w:val="left"/>
                            </w:pPr>
                            <w:r>
                              <w:rPr>
                                <w:b/>
                              </w:rPr>
                              <w:t>ICCT COLLEGES FOUNDATION INC.</w:t>
                            </w:r>
                          </w:p>
                        </w:txbxContent>
                      </wps:txbx>
                      <wps:bodyPr horzOverflow="overflow" vert="horz" lIns="0" tIns="0" rIns="0" bIns="0" rtlCol="0">
                        <a:noAutofit/>
                      </wps:bodyPr>
                    </wps:wsp>
                    <wps:wsp>
                      <wps:cNvPr id="3047" name="Rectangle 3047"/>
                      <wps:cNvSpPr/>
                      <wps:spPr>
                        <a:xfrm>
                          <a:off x="5390134" y="193668"/>
                          <a:ext cx="41991" cy="189248"/>
                        </a:xfrm>
                        <a:prstGeom prst="rect">
                          <a:avLst/>
                        </a:prstGeom>
                        <a:ln>
                          <a:noFill/>
                        </a:ln>
                      </wps:spPr>
                      <wps:txbx>
                        <w:txbxContent>
                          <w:p w14:paraId="0863F95F"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048" name="Rectangle 3048"/>
                      <wps:cNvSpPr/>
                      <wps:spPr>
                        <a:xfrm>
                          <a:off x="2839720" y="362116"/>
                          <a:ext cx="3264152" cy="190519"/>
                        </a:xfrm>
                        <a:prstGeom prst="rect">
                          <a:avLst/>
                        </a:prstGeom>
                        <a:ln>
                          <a:noFill/>
                        </a:ln>
                      </wps:spPr>
                      <wps:txbx>
                        <w:txbxContent>
                          <w:p w14:paraId="1E8CDDCF" w14:textId="77777777" w:rsidR="00776157" w:rsidRDefault="00225751">
                            <w:pPr>
                              <w:spacing w:after="160" w:line="259" w:lineRule="auto"/>
                              <w:ind w:left="0" w:right="0" w:firstLine="0"/>
                              <w:jc w:val="left"/>
                            </w:pPr>
                            <w:r>
                              <w:rPr>
                                <w:b/>
                              </w:rPr>
                              <w:t>V.V Soliven Avenue II Cainta Rizal</w:t>
                            </w:r>
                          </w:p>
                        </w:txbxContent>
                      </wps:txbx>
                      <wps:bodyPr horzOverflow="overflow" vert="horz" lIns="0" tIns="0" rIns="0" bIns="0" rtlCol="0">
                        <a:noAutofit/>
                      </wps:bodyPr>
                    </wps:wsp>
                    <wps:wsp>
                      <wps:cNvPr id="3049" name="Rectangle 3049"/>
                      <wps:cNvSpPr/>
                      <wps:spPr>
                        <a:xfrm>
                          <a:off x="5298186" y="368293"/>
                          <a:ext cx="41991" cy="189248"/>
                        </a:xfrm>
                        <a:prstGeom prst="rect">
                          <a:avLst/>
                        </a:prstGeom>
                        <a:ln>
                          <a:noFill/>
                        </a:ln>
                      </wps:spPr>
                      <wps:txbx>
                        <w:txbxContent>
                          <w:p w14:paraId="5ABB663C"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3050" name="Rectangle 3050"/>
                      <wps:cNvSpPr/>
                      <wps:spPr>
                        <a:xfrm>
                          <a:off x="2502916" y="536741"/>
                          <a:ext cx="4168361" cy="190519"/>
                        </a:xfrm>
                        <a:prstGeom prst="rect">
                          <a:avLst/>
                        </a:prstGeom>
                        <a:ln>
                          <a:noFill/>
                        </a:ln>
                      </wps:spPr>
                      <wps:txbx>
                        <w:txbxContent>
                          <w:p w14:paraId="65A27F84" w14:textId="77777777" w:rsidR="00776157" w:rsidRDefault="00225751">
                            <w:pPr>
                              <w:spacing w:after="160" w:line="259" w:lineRule="auto"/>
                              <w:ind w:left="0" w:right="0" w:firstLine="0"/>
                              <w:jc w:val="left"/>
                            </w:pPr>
                            <w:r>
                              <w:t>College of Engineering and Digital Technology</w:t>
                            </w:r>
                          </w:p>
                        </w:txbxContent>
                      </wps:txbx>
                      <wps:bodyPr horzOverflow="overflow" vert="horz" lIns="0" tIns="0" rIns="0" bIns="0" rtlCol="0">
                        <a:noAutofit/>
                      </wps:bodyPr>
                    </wps:wsp>
                    <wps:wsp>
                      <wps:cNvPr id="3051" name="Rectangle 3051"/>
                      <wps:cNvSpPr/>
                      <wps:spPr>
                        <a:xfrm>
                          <a:off x="5637911" y="542918"/>
                          <a:ext cx="41991" cy="189248"/>
                        </a:xfrm>
                        <a:prstGeom prst="rect">
                          <a:avLst/>
                        </a:prstGeom>
                        <a:ln>
                          <a:noFill/>
                        </a:ln>
                      </wps:spPr>
                      <wps:txbx>
                        <w:txbxContent>
                          <w:p w14:paraId="57F03B9E"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xmlns:arto="http://schemas.microsoft.com/office/word/2006/arto">
          <w:pict>
            <v:group id="Group 3040" style="position:absolute;left:0;text-align:left;margin-left:0;margin-top:51.05pt;width:612pt;height:66.65pt;z-index:251658248;mso-position-horizontal-relative:page;mso-position-vertical-relative:page" coordsize="77724,8463" o:spid="_x0000_s1058" w14:anchorId="796452C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">
              <v:shape id="Shape 3041" style="position:absolute;top:7945;width:77724;height:518;visibility:visible;mso-wrap-style:square;v-text-anchor:top" coordsize="7772400,51782" o:spid="_x0000_s1059" filled="f" strokecolor="#f79646" strokeweight=".53083mm" path="m7772400,51782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">
                <v:path textboxrect="0,0,7772400,51782" arrowok="t"/>
              </v:shape>
              <v:shape id="Shape 3044" style="position:absolute;width:77724;height:539;visibility:visible;mso-wrap-style:square;v-text-anchor:top" coordsize="7772400,53938" o:spid="_x0000_s1060" filled="f" strokecolor="#f79646" strokeweight=".53083mm" path="m7772400,53938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">
                <v:path textboxrect="0,0,7772400,53938"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042" style="position:absolute;left:62865;top:749;width:6858;height:6762;visibility:visible;mso-wrap-style:square" o:spid="_x0000_s1061"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">
                <v:imagedata o:title="" r:id="rId7"/>
              </v:shape>
              <v:shape id="Picture 3043" style="position:absolute;left:13716;top:749;width:7168;height:6858;visibility:visible;mso-wrap-style:square" o:spid="_x0000_s106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">
                <v:imagedata o:title="" r:id="rId8"/>
              </v:shape>
              <v:rect id="Rectangle 3045" style="position:absolute;left:40688;top:128;width:563;height:1905;visibility:visible;mso-wrap-style:square;v-text-anchor:top" o:spid="_x0000_s10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5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zh/014AnLxBwAA//8DAFBLAQItABQABgAIAAAAIQDb4fbL7gAAAIUBAAATAAAAAAAA&#10;AAAAAAAAAAAAAABbQ29udGVudF9UeXBlc10ueG1sUEsBAi0AFAAGAAgAAAAhAFr0LFu/AAAAFQEA&#10;AAsAAAAAAAAAAAAAAAAAHwEAAF9yZWxzLy5yZWxzUEsBAi0AFAAGAAgAAAAhAL4HNnnHAAAA3QAA&#10;AA8AAAAAAAAAAAAAAAAABwIAAGRycy9kb3ducmV2LnhtbFBLBQYAAAAAAwADALcAAAD7AgAAAAA=&#10;">
                <v:textbox inset="0,0,0,0">
                  <w:txbxContent>
                    <w:p w:rsidR="00776157" w:rsidRDefault="00225751" w14:paraId="3C4334A9" w14:textId="77777777">
                      <w:pPr>
                        <w:spacing w:after="160" w:line="259" w:lineRule="auto"/>
                        <w:ind w:left="0" w:right="0" w:firstLine="0"/>
                        <w:jc w:val="left"/>
                      </w:pPr>
                      <w:r>
                        <w:t xml:space="preserve"> </w:t>
                      </w:r>
                    </w:p>
                  </w:txbxContent>
                </v:textbox>
              </v:rect>
              <v:rect id="Rectangle 3046" style="position:absolute;left:27476;top:1874;width:35122;height:1906;visibility:visible;mso-wrap-style:square;v-text-anchor:top" o:spid="_x0000_s10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agOxwAAAN0AAAAPAAAAZHJzL2Rvd25yZXYueG1sRI9Ba8JA&#10;FITvBf/D8oTe6kZbgq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E7VqA7HAAAA3QAA&#10;AA8AAAAAAAAAAAAAAAAABwIAAGRycy9kb3ducmV2LnhtbFBLBQYAAAAAAwADALcAAAD7AgAAAAA=&#10;">
                <v:textbox inset="0,0,0,0">
                  <w:txbxContent>
                    <w:p w:rsidR="00776157" w:rsidRDefault="00225751" w14:paraId="5E1A4D56" w14:textId="77777777">
                      <w:pPr>
                        <w:spacing w:after="160" w:line="259" w:lineRule="auto"/>
                        <w:ind w:left="0" w:right="0" w:firstLine="0"/>
                        <w:jc w:val="left"/>
                      </w:pPr>
                      <w:r>
                        <w:rPr>
                          <w:b/>
                        </w:rPr>
                        <w:t>ICCT COLLEGES FOUNDATION INC.</w:t>
                      </w:r>
                    </w:p>
                  </w:txbxContent>
                </v:textbox>
              </v:rect>
              <v:rect id="Rectangle 3047" style="position:absolute;left:53901;top:1936;width:420;height:1893;visibility:visible;mso-wrap-style:square;v-text-anchor:top" o:spid="_x0000_s106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2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CGZDZXHAAAA3QAA&#10;AA8AAAAAAAAAAAAAAAAABwIAAGRycy9kb3ducmV2LnhtbFBLBQYAAAAAAwADALcAAAD7AgAAAAA=&#10;">
                <v:textbox inset="0,0,0,0">
                  <w:txbxContent>
                    <w:p w:rsidR="00776157" w:rsidRDefault="00225751" w14:paraId="0863F95F" w14:textId="77777777">
                      <w:pPr>
                        <w:spacing w:after="160" w:line="259" w:lineRule="auto"/>
                        <w:ind w:left="0" w:right="0" w:firstLine="0"/>
                        <w:jc w:val="left"/>
                      </w:pPr>
                      <w:r>
                        <w:rPr>
                          <w:rFonts w:ascii="Calibri" w:hAnsi="Calibri" w:eastAsia="Calibri" w:cs="Calibri"/>
                          <w:sz w:val="22"/>
                        </w:rPr>
                        <w:t xml:space="preserve"> </w:t>
                      </w:r>
                    </w:p>
                  </w:txbxContent>
                </v:textbox>
              </v:rect>
              <v:rect id="Rectangle 3048" style="position:absolute;left:28397;top:3621;width:32641;height:1905;visibility:visible;mso-wrap-style:square;v-text-anchor:top" o:spid="_x0000_s106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nnwgAAAN0AAAAPAAAAZHJzL2Rvd25yZXYueG1sRE/LisIw&#10;FN0L/kO4gjtNHWX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BQBpnnwgAAAN0AAAAPAAAA&#10;AAAAAAAAAAAAAAcCAABkcnMvZG93bnJldi54bWxQSwUGAAAAAAMAAwC3AAAA9gIAAAAA&#10;">
                <v:textbox inset="0,0,0,0">
                  <w:txbxContent>
                    <w:p w:rsidR="00776157" w:rsidRDefault="00225751" w14:paraId="1E8CDDCF" w14:textId="77777777">
                      <w:pPr>
                        <w:spacing w:after="160" w:line="259" w:lineRule="auto"/>
                        <w:ind w:left="0" w:right="0" w:firstLine="0"/>
                        <w:jc w:val="left"/>
                      </w:pPr>
                      <w:r>
                        <w:rPr>
                          <w:b/>
                        </w:rPr>
                        <w:t>V.V Soliven Avenue II Cainta Rizal</w:t>
                      </w:r>
                    </w:p>
                  </w:txbxContent>
                </v:textbox>
              </v:rect>
              <v:rect id="Rectangle 3049" style="position:absolute;left:52981;top:3682;width:420;height:1893;visibility:visible;mso-wrap-style:square;v-text-anchor:top" o:spid="_x0000_s106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x8xgAAAN0AAAAPAAAAZHJzL2Rvd25yZXYueG1sRI9Pa8JA&#10;FMTvQr/D8gredNMq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P0o8fMYAAADdAAAA&#10;DwAAAAAAAAAAAAAAAAAHAgAAZHJzL2Rvd25yZXYueG1sUEsFBgAAAAADAAMAtwAAAPoCAAAAAA==&#10;">
                <v:textbox inset="0,0,0,0">
                  <w:txbxContent>
                    <w:p w:rsidR="00776157" w:rsidRDefault="00225751" w14:paraId="5ABB663C" w14:textId="77777777">
                      <w:pPr>
                        <w:spacing w:after="160" w:line="259" w:lineRule="auto"/>
                        <w:ind w:left="0" w:right="0" w:firstLine="0"/>
                        <w:jc w:val="left"/>
                      </w:pPr>
                      <w:r>
                        <w:rPr>
                          <w:rFonts w:ascii="Calibri" w:hAnsi="Calibri" w:eastAsia="Calibri" w:cs="Calibri"/>
                          <w:sz w:val="22"/>
                        </w:rPr>
                        <w:t xml:space="preserve"> </w:t>
                      </w:r>
                    </w:p>
                  </w:txbxContent>
                </v:textbox>
              </v:rect>
              <v:rect id="Rectangle 3050" style="position:absolute;left:25029;top:5367;width:41683;height:1905;visibility:visible;mso-wrap-style:square;v-text-anchor:top" o:spid="_x0000_s106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M8wgAAAN0AAAAPAAAAZHJzL2Rvd25yZXYueG1sRE/LisIw&#10;FN0L/kO4gjtNHXH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rqQM8wgAAAN0AAAAPAAAA&#10;AAAAAAAAAAAAAAcCAABkcnMvZG93bnJldi54bWxQSwUGAAAAAAMAAwC3AAAA9gIAAAAA&#10;">
                <v:textbox inset="0,0,0,0">
                  <w:txbxContent>
                    <w:p w:rsidR="00776157" w:rsidRDefault="00225751" w14:paraId="65A27F84" w14:textId="77777777">
                      <w:pPr>
                        <w:spacing w:after="160" w:line="259" w:lineRule="auto"/>
                        <w:ind w:left="0" w:right="0" w:firstLine="0"/>
                        <w:jc w:val="left"/>
                      </w:pPr>
                      <w:r>
                        <w:t>College of Engineering and Digital Technology</w:t>
                      </w:r>
                    </w:p>
                  </w:txbxContent>
                </v:textbox>
              </v:rect>
              <v:rect id="Rectangle 3051" style="position:absolute;left:56379;top:5429;width:420;height:1892;visibility:visible;mso-wrap-style:square;v-text-anchor:top" o:spid="_x0000_s106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anxwAAAN0AAAAPAAAAZHJzL2Rvd25yZXYueG1sRI9Ba8JA&#10;FITvBf/D8gRvdaPS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ETlpqfHAAAA3QAA&#10;AA8AAAAAAAAAAAAAAAAABwIAAGRycy9kb3ducmV2LnhtbFBLBQYAAAAAAwADALcAAAD7AgAAAAA=&#10;">
                <v:textbox inset="0,0,0,0">
                  <w:txbxContent>
                    <w:p w:rsidR="00776157" w:rsidRDefault="00225751" w14:paraId="57F03B9E" w14:textId="77777777">
                      <w:pPr>
                        <w:spacing w:after="160" w:line="259" w:lineRule="auto"/>
                        <w:ind w:left="0" w:right="0" w:firstLine="0"/>
                        <w:jc w:val="left"/>
                      </w:pPr>
                      <w:r>
                        <w:rPr>
                          <w:rFonts w:ascii="Calibri" w:hAnsi="Calibri" w:eastAsia="Calibri" w:cs="Calibri"/>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49" behindDoc="0" locked="0" layoutInCell="1" allowOverlap="1" wp14:anchorId="3A85B9D7" wp14:editId="37373D48">
              <wp:simplePos x="0" y="0"/>
              <wp:positionH relativeFrom="page">
                <wp:posOffset>1340485</wp:posOffset>
              </wp:positionH>
              <wp:positionV relativeFrom="page">
                <wp:posOffset>-63499</wp:posOffset>
              </wp:positionV>
              <wp:extent cx="31572" cy="142292"/>
              <wp:effectExtent l="0" t="0" r="0" b="0"/>
              <wp:wrapSquare wrapText="bothSides"/>
              <wp:docPr id="3052" name="Group 3052"/>
              <wp:cNvGraphicFramePr/>
              <a:graphic xmlns:a="http://schemas.openxmlformats.org/drawingml/2006/main">
                <a:graphicData uri="http://schemas.microsoft.com/office/word/2010/wordprocessingGroup">
                  <wpg:wgp>
                    <wpg:cNvGrpSpPr/>
                    <wpg:grpSpPr>
                      <a:xfrm>
                        <a:off x="0" y="0"/>
                        <a:ext cx="31572" cy="142292"/>
                        <a:chOff x="0" y="0"/>
                        <a:chExt cx="31572" cy="142292"/>
                      </a:xfrm>
                    </wpg:grpSpPr>
                    <wps:wsp>
                      <wps:cNvPr id="3053" name="Rectangle 3053"/>
                      <wps:cNvSpPr/>
                      <wps:spPr>
                        <a:xfrm>
                          <a:off x="0" y="0"/>
                          <a:ext cx="41991" cy="189248"/>
                        </a:xfrm>
                        <a:prstGeom prst="rect">
                          <a:avLst/>
                        </a:prstGeom>
                        <a:ln>
                          <a:noFill/>
                        </a:ln>
                      </wps:spPr>
                      <wps:txbx>
                        <w:txbxContent>
                          <w:p w14:paraId="514CFFEA"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xmlns:arto="http://schemas.microsoft.com/office/word/2006/arto">
          <w:pict>
            <v:group id="Group 3052" style="position:absolute;left:0;text-align:left;margin-left:105.55pt;margin-top:-5pt;width:2.5pt;height:11.2pt;z-index:251658249;mso-position-horizontal-relative:page;mso-position-vertical-relative:page" coordsize="31572,142292" o:spid="_x0000_s1070" w14:anchorId="3A85B9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">
              <v:rect id="Rectangle 3053" style="position:absolute;width:41991;height:189248;visibility:visible;mso-wrap-style:square;v-text-anchor:top" o:spid="_x0000_s107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1LxQAAAN0AAAAPAAAAZHJzL2Rvd25yZXYueG1sRI9Pi8Iw&#10;FMTvwn6H8Ba8abqK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Dbe51LxQAAAN0AAAAP&#10;AAAAAAAAAAAAAAAAAAcCAABkcnMvZG93bnJldi54bWxQSwUGAAAAAAMAAwC3AAAA+QIAAAAA&#10;">
                <v:textbox inset="0,0,0,0">
                  <w:txbxContent>
                    <w:p w:rsidR="00776157" w:rsidRDefault="00225751" w14:paraId="514CFFEA" w14:textId="77777777">
                      <w:pPr>
                        <w:spacing w:after="160" w:line="259" w:lineRule="auto"/>
                        <w:ind w:left="0" w:right="0" w:firstLine="0"/>
                        <w:jc w:val="left"/>
                      </w:pPr>
                      <w:r>
                        <w:rPr>
                          <w:rFonts w:ascii="Calibri" w:hAnsi="Calibri" w:eastAsia="Calibri" w:cs="Calibri"/>
                          <w:sz w:val="22"/>
                        </w:rPr>
                        <w:t xml:space="preserve"> </w:t>
                      </w:r>
                    </w:p>
                  </w:txbxContent>
                </v:textbox>
              </v:rect>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5D36B444" wp14:editId="16AE8EFD">
              <wp:simplePos x="0" y="0"/>
              <wp:positionH relativeFrom="page">
                <wp:posOffset>7194169</wp:posOffset>
              </wp:positionH>
              <wp:positionV relativeFrom="page">
                <wp:posOffset>-63499</wp:posOffset>
              </wp:positionV>
              <wp:extent cx="31572" cy="142292"/>
              <wp:effectExtent l="0" t="0" r="0" b="0"/>
              <wp:wrapSquare wrapText="bothSides"/>
              <wp:docPr id="3054" name="Group 3054"/>
              <wp:cNvGraphicFramePr/>
              <a:graphic xmlns:a="http://schemas.openxmlformats.org/drawingml/2006/main">
                <a:graphicData uri="http://schemas.microsoft.com/office/word/2010/wordprocessingGroup">
                  <wpg:wgp>
                    <wpg:cNvGrpSpPr/>
                    <wpg:grpSpPr>
                      <a:xfrm>
                        <a:off x="0" y="0"/>
                        <a:ext cx="31572" cy="142292"/>
                        <a:chOff x="0" y="0"/>
                        <a:chExt cx="31572" cy="142292"/>
                      </a:xfrm>
                    </wpg:grpSpPr>
                    <wps:wsp>
                      <wps:cNvPr id="3055" name="Rectangle 3055"/>
                      <wps:cNvSpPr/>
                      <wps:spPr>
                        <a:xfrm>
                          <a:off x="0" y="0"/>
                          <a:ext cx="41991" cy="189248"/>
                        </a:xfrm>
                        <a:prstGeom prst="rect">
                          <a:avLst/>
                        </a:prstGeom>
                        <a:ln>
                          <a:noFill/>
                        </a:ln>
                      </wps:spPr>
                      <wps:txbx>
                        <w:txbxContent>
                          <w:p w14:paraId="0997F205" w14:textId="77777777" w:rsidR="00776157" w:rsidRDefault="00225751">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xmlns:pic="http://schemas.openxmlformats.org/drawingml/2006/picture" xmlns:arto="http://schemas.microsoft.com/office/word/2006/arto">
          <w:pict>
            <v:group id="Group 3054" style="position:absolute;left:0;text-align:left;margin-left:566.45pt;margin-top:-5pt;width:2.5pt;height:11.2pt;z-index:251658250;mso-position-horizontal-relative:page;mso-position-vertical-relative:page" coordsize="31572,142292" o:spid="_x0000_s1072" w14:anchorId="5D36B4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">
              <v:rect id="Rectangle 3055" style="position:absolute;width:41991;height:189248;visibility:visible;mso-wrap-style:square;v-text-anchor:top" o:spid="_x0000_s107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qCkxwAAAN0AAAAPAAAAZHJzL2Rvd25yZXYueG1sRI9Ba8JA&#10;FITvgv9heYXedNOK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DveoKTHAAAA3QAA&#10;AA8AAAAAAAAAAAAAAAAABwIAAGRycy9kb3ducmV2LnhtbFBLBQYAAAAAAwADALcAAAD7AgAAAAA=&#10;">
                <v:textbox inset="0,0,0,0">
                  <w:txbxContent>
                    <w:p w:rsidR="00776157" w:rsidRDefault="00225751" w14:paraId="0997F205" w14:textId="77777777">
                      <w:pPr>
                        <w:spacing w:after="160" w:line="259" w:lineRule="auto"/>
                        <w:ind w:left="0" w:right="0" w:firstLine="0"/>
                        <w:jc w:val="left"/>
                      </w:pPr>
                      <w:r>
                        <w:rPr>
                          <w:rFonts w:ascii="Calibri" w:hAnsi="Calibri" w:eastAsia="Calibri" w:cs="Calibri"/>
                          <w:sz w:val="22"/>
                        </w:rPr>
                        <w:t xml:space="preserve"> </w:t>
                      </w:r>
                    </w:p>
                  </w:txbxContent>
                </v:textbox>
              </v:rect>
              <w10:wrap type="square" anchorx="page" anchory="page"/>
            </v:group>
          </w:pict>
        </mc:Fallback>
      </mc:AlternateContent>
    </w:r>
    <w:r>
      <w:rPr>
        <w:rFonts w:ascii="Calibri" w:eastAsia="Calibri" w:hAnsi="Calibri" w:cs="Calibri"/>
        <w:sz w:val="22"/>
      </w:rPr>
      <w:t xml:space="preserve"> </w:t>
    </w:r>
  </w:p>
  <w:p w14:paraId="3C66D439" w14:textId="77777777" w:rsidR="00776157" w:rsidRDefault="00225751">
    <w:r>
      <w:rPr>
        <w:rFonts w:ascii="Calibri" w:eastAsia="Calibri" w:hAnsi="Calibri" w:cs="Calibri"/>
        <w:noProof/>
        <w:sz w:val="22"/>
      </w:rPr>
      <mc:AlternateContent>
        <mc:Choice Requires="wpg">
          <w:drawing>
            <wp:anchor distT="0" distB="0" distL="114300" distR="114300" simplePos="0" relativeHeight="251658251" behindDoc="1" locked="0" layoutInCell="1" allowOverlap="1" wp14:anchorId="41B0442C" wp14:editId="223411AB">
              <wp:simplePos x="0" y="0"/>
              <wp:positionH relativeFrom="page">
                <wp:posOffset>1239687</wp:posOffset>
              </wp:positionH>
              <wp:positionV relativeFrom="page">
                <wp:posOffset>0</wp:posOffset>
              </wp:positionV>
              <wp:extent cx="5909324" cy="10058400"/>
              <wp:effectExtent l="0" t="0" r="0" b="0"/>
              <wp:wrapNone/>
              <wp:docPr id="3056" name="Group 3056"/>
              <wp:cNvGraphicFramePr/>
              <a:graphic xmlns:a="http://schemas.openxmlformats.org/drawingml/2006/main">
                <a:graphicData uri="http://schemas.microsoft.com/office/word/2010/wordprocessingGroup">
                  <wpg:wgp>
                    <wpg:cNvGrpSpPr/>
                    <wpg:grpSpPr>
                      <a:xfrm>
                        <a:off x="0" y="0"/>
                        <a:ext cx="5909324" cy="10058400"/>
                        <a:chOff x="0" y="0"/>
                        <a:chExt cx="5909324" cy="10058400"/>
                      </a:xfrm>
                    </wpg:grpSpPr>
                    <wps:wsp>
                      <wps:cNvPr id="3058" name="Shape 3058"/>
                      <wps:cNvSpPr/>
                      <wps:spPr>
                        <a:xfrm>
                          <a:off x="5854065" y="0"/>
                          <a:ext cx="55259" cy="10058400"/>
                        </a:xfrm>
                        <a:custGeom>
                          <a:avLst/>
                          <a:gdLst/>
                          <a:ahLst/>
                          <a:cxnLst/>
                          <a:rect l="0" t="0" r="0" b="0"/>
                          <a:pathLst>
                            <a:path w="55259" h="10058400">
                              <a:moveTo>
                                <a:pt x="55259" y="10058400"/>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s:wsp>
                      <wps:cNvPr id="3057" name="Shape 3057"/>
                      <wps:cNvSpPr/>
                      <wps:spPr>
                        <a:xfrm>
                          <a:off x="0" y="0"/>
                          <a:ext cx="55259" cy="10058400"/>
                        </a:xfrm>
                        <a:custGeom>
                          <a:avLst/>
                          <a:gdLst/>
                          <a:ahLst/>
                          <a:cxnLst/>
                          <a:rect l="0" t="0" r="0" b="0"/>
                          <a:pathLst>
                            <a:path w="55259" h="10058400">
                              <a:moveTo>
                                <a:pt x="55259" y="10058400"/>
                              </a:moveTo>
                              <a:lnTo>
                                <a:pt x="0" y="0"/>
                              </a:lnTo>
                            </a:path>
                          </a:pathLst>
                        </a:custGeom>
                        <a:ln w="19110" cap="flat">
                          <a:round/>
                        </a:ln>
                      </wps:spPr>
                      <wps:style>
                        <a:lnRef idx="1">
                          <a:srgbClr val="F79646"/>
                        </a:lnRef>
                        <a:fillRef idx="0">
                          <a:srgbClr val="000000">
                            <a:alpha val="0"/>
                          </a:srgbClr>
                        </a:fillRef>
                        <a:effectRef idx="0">
                          <a:scrgbClr r="0" g="0" b="0"/>
                        </a:effectRef>
                        <a:fontRef idx="none"/>
                      </wps:style>
                      <wps:bodyPr/>
                    </wps:wsp>
                  </wpg:wgp>
                </a:graphicData>
              </a:graphic>
            </wp:anchor>
          </w:drawing>
        </mc:Choice>
        <mc:Fallback xmlns:arto="http://schemas.microsoft.com/office/word/2006/arto" xmlns:pic="http://schemas.openxmlformats.org/drawingml/2006/picture" xmlns:a="http://schemas.openxmlformats.org/drawingml/2006/main">
          <w:pict w14:anchorId="15B90F00">
            <v:group id="Group 3056" style="position:absolute;margin-left:97.6pt;margin-top:0;width:465.3pt;height:11in;z-index:-251646976;mso-position-horizontal-relative:page;mso-position-vertical-relative:page" coordsize="59093,100584" o:spid="_x0000_s1026" w14:anchorId="7D9C6C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">
              <v:shape id="Shape 3058" style="position:absolute;left:58540;width:553;height:100584;visibility:visible;mso-wrap-style:square;v-text-anchor:top" coordsize="55259,10058400" o:spid="_x0000_s1027" filled="f" strokecolor="#f79646" strokeweight=".53083mm" path="m55259,100584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">
                <v:path textboxrect="0,0,55259,10058400" arrowok="t"/>
              </v:shape>
              <v:shape id="Shape 3057" style="position:absolute;width:552;height:100584;visibility:visible;mso-wrap-style:square;v-text-anchor:top" coordsize="55259,10058400" o:spid="_x0000_s1028" filled="f" strokecolor="#f79646" strokeweight=".53083mm" path="m55259,10058400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">
                <v:path textboxrect="0,0,55259,10058400"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537F"/>
    <w:multiLevelType w:val="multilevel"/>
    <w:tmpl w:val="FE86F01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19C5E2C"/>
    <w:multiLevelType w:val="hybridMultilevel"/>
    <w:tmpl w:val="2FEAB1D2"/>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9FE0F25"/>
    <w:multiLevelType w:val="multilevel"/>
    <w:tmpl w:val="52E44A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1E60C7"/>
    <w:multiLevelType w:val="multilevel"/>
    <w:tmpl w:val="1A8A8C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D41314"/>
    <w:multiLevelType w:val="hybridMultilevel"/>
    <w:tmpl w:val="343420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7710623"/>
    <w:multiLevelType w:val="multilevel"/>
    <w:tmpl w:val="48D819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DC70253"/>
    <w:multiLevelType w:val="hybridMultilevel"/>
    <w:tmpl w:val="C2DAB68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7232695"/>
    <w:multiLevelType w:val="hybridMultilevel"/>
    <w:tmpl w:val="B372B3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8FF78E6"/>
    <w:multiLevelType w:val="hybridMultilevel"/>
    <w:tmpl w:val="DC7409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986309E"/>
    <w:multiLevelType w:val="hybridMultilevel"/>
    <w:tmpl w:val="C2222A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3FB54EEB"/>
    <w:multiLevelType w:val="multilevel"/>
    <w:tmpl w:val="9186421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1" w15:restartNumberingAfterBreak="0">
    <w:nsid w:val="41284B36"/>
    <w:multiLevelType w:val="multilevel"/>
    <w:tmpl w:val="279010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DBD02FC"/>
    <w:multiLevelType w:val="multilevel"/>
    <w:tmpl w:val="D7DCBF68"/>
    <w:lvl w:ilvl="0">
      <w:start w:val="1"/>
      <w:numFmt w:val="decimal"/>
      <w:lvlText w:val="%1."/>
      <w:lvlJc w:val="left"/>
      <w:pPr>
        <w:ind w:left="396" w:hanging="396"/>
      </w:pPr>
      <w:rPr>
        <w:rFonts w:hint="default"/>
        <w:b/>
        <w:sz w:val="24"/>
      </w:rPr>
    </w:lvl>
    <w:lvl w:ilvl="1">
      <w:start w:val="1"/>
      <w:numFmt w:val="decimal"/>
      <w:lvlText w:val="%1.%2"/>
      <w:lvlJc w:val="left"/>
      <w:pPr>
        <w:ind w:left="396" w:hanging="396"/>
      </w:pPr>
      <w:rPr>
        <w:rFonts w:ascii="Arial" w:eastAsia="Arial" w:hAnsi="Arial" w:cs="Arial" w:hint="default"/>
        <w:b/>
        <w:sz w:val="24"/>
      </w:rPr>
    </w:lvl>
    <w:lvl w:ilvl="2">
      <w:start w:val="1"/>
      <w:numFmt w:val="decimal"/>
      <w:lvlText w:val="%1.%2.%3"/>
      <w:lvlJc w:val="left"/>
      <w:pPr>
        <w:ind w:left="690" w:hanging="720"/>
      </w:pPr>
      <w:rPr>
        <w:rFonts w:ascii="Arial" w:eastAsia="Arial" w:hAnsi="Arial" w:cs="Arial" w:hint="default"/>
        <w:b/>
        <w:sz w:val="24"/>
      </w:rPr>
    </w:lvl>
    <w:lvl w:ilvl="3">
      <w:start w:val="1"/>
      <w:numFmt w:val="decimal"/>
      <w:lvlText w:val="%1.%2.%3.%4"/>
      <w:lvlJc w:val="left"/>
      <w:pPr>
        <w:ind w:left="1035" w:hanging="1080"/>
      </w:pPr>
      <w:rPr>
        <w:rFonts w:ascii="Arial" w:eastAsia="Arial" w:hAnsi="Arial" w:cs="Arial" w:hint="default"/>
        <w:b/>
        <w:sz w:val="24"/>
      </w:rPr>
    </w:lvl>
    <w:lvl w:ilvl="4">
      <w:start w:val="1"/>
      <w:numFmt w:val="decimal"/>
      <w:lvlText w:val="%1.%2.%3.%4.%5"/>
      <w:lvlJc w:val="left"/>
      <w:pPr>
        <w:ind w:left="1020" w:hanging="1080"/>
      </w:pPr>
      <w:rPr>
        <w:rFonts w:ascii="Arial" w:eastAsia="Arial" w:hAnsi="Arial" w:cs="Arial" w:hint="default"/>
        <w:b/>
        <w:sz w:val="24"/>
      </w:rPr>
    </w:lvl>
    <w:lvl w:ilvl="5">
      <w:start w:val="1"/>
      <w:numFmt w:val="decimal"/>
      <w:lvlText w:val="%1.%2.%3.%4.%5.%6"/>
      <w:lvlJc w:val="left"/>
      <w:pPr>
        <w:ind w:left="1365" w:hanging="1440"/>
      </w:pPr>
      <w:rPr>
        <w:rFonts w:ascii="Arial" w:eastAsia="Arial" w:hAnsi="Arial" w:cs="Arial" w:hint="default"/>
        <w:b/>
        <w:sz w:val="24"/>
      </w:rPr>
    </w:lvl>
    <w:lvl w:ilvl="6">
      <w:start w:val="1"/>
      <w:numFmt w:val="decimal"/>
      <w:lvlText w:val="%1.%2.%3.%4.%5.%6.%7"/>
      <w:lvlJc w:val="left"/>
      <w:pPr>
        <w:ind w:left="1350" w:hanging="1440"/>
      </w:pPr>
      <w:rPr>
        <w:rFonts w:ascii="Arial" w:eastAsia="Arial" w:hAnsi="Arial" w:cs="Arial" w:hint="default"/>
        <w:b/>
        <w:sz w:val="24"/>
      </w:rPr>
    </w:lvl>
    <w:lvl w:ilvl="7">
      <w:start w:val="1"/>
      <w:numFmt w:val="decimal"/>
      <w:lvlText w:val="%1.%2.%3.%4.%5.%6.%7.%8"/>
      <w:lvlJc w:val="left"/>
      <w:pPr>
        <w:ind w:left="1695" w:hanging="1800"/>
      </w:pPr>
      <w:rPr>
        <w:rFonts w:ascii="Arial" w:eastAsia="Arial" w:hAnsi="Arial" w:cs="Arial" w:hint="default"/>
        <w:b/>
        <w:sz w:val="24"/>
      </w:rPr>
    </w:lvl>
    <w:lvl w:ilvl="8">
      <w:start w:val="1"/>
      <w:numFmt w:val="decimal"/>
      <w:lvlText w:val="%1.%2.%3.%4.%5.%6.%7.%8.%9"/>
      <w:lvlJc w:val="left"/>
      <w:pPr>
        <w:ind w:left="1680" w:hanging="1800"/>
      </w:pPr>
      <w:rPr>
        <w:rFonts w:ascii="Arial" w:eastAsia="Arial" w:hAnsi="Arial" w:cs="Arial" w:hint="default"/>
        <w:b/>
        <w:sz w:val="24"/>
      </w:rPr>
    </w:lvl>
  </w:abstractNum>
  <w:abstractNum w:abstractNumId="13" w15:restartNumberingAfterBreak="0">
    <w:nsid w:val="52EE461F"/>
    <w:multiLevelType w:val="hybridMultilevel"/>
    <w:tmpl w:val="A7923628"/>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560A0C4E"/>
    <w:multiLevelType w:val="multilevel"/>
    <w:tmpl w:val="854633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97D5340"/>
    <w:multiLevelType w:val="multilevel"/>
    <w:tmpl w:val="F810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35B66"/>
    <w:multiLevelType w:val="multilevel"/>
    <w:tmpl w:val="3D3A4EA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7" w15:restartNumberingAfterBreak="0">
    <w:nsid w:val="6E690151"/>
    <w:multiLevelType w:val="hybridMultilevel"/>
    <w:tmpl w:val="970A0682"/>
    <w:lvl w:ilvl="0" w:tplc="3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11F7A9C"/>
    <w:multiLevelType w:val="hybridMultilevel"/>
    <w:tmpl w:val="015A3A4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73B24B94"/>
    <w:multiLevelType w:val="multilevel"/>
    <w:tmpl w:val="46FA4B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B8C6F32"/>
    <w:multiLevelType w:val="multilevel"/>
    <w:tmpl w:val="D7DCBF68"/>
    <w:lvl w:ilvl="0">
      <w:start w:val="1"/>
      <w:numFmt w:val="decimal"/>
      <w:lvlText w:val="%1."/>
      <w:lvlJc w:val="left"/>
      <w:pPr>
        <w:ind w:left="396" w:hanging="396"/>
      </w:pPr>
      <w:rPr>
        <w:rFonts w:hint="default"/>
        <w:b/>
        <w:sz w:val="24"/>
      </w:rPr>
    </w:lvl>
    <w:lvl w:ilvl="1">
      <w:start w:val="1"/>
      <w:numFmt w:val="decimal"/>
      <w:lvlText w:val="%1.%2"/>
      <w:lvlJc w:val="left"/>
      <w:pPr>
        <w:ind w:left="381" w:hanging="396"/>
      </w:pPr>
      <w:rPr>
        <w:rFonts w:ascii="Arial" w:eastAsia="Arial" w:hAnsi="Arial" w:cs="Arial" w:hint="default"/>
        <w:b/>
        <w:sz w:val="24"/>
      </w:rPr>
    </w:lvl>
    <w:lvl w:ilvl="2">
      <w:start w:val="1"/>
      <w:numFmt w:val="decimal"/>
      <w:lvlText w:val="%1.%2.%3"/>
      <w:lvlJc w:val="left"/>
      <w:pPr>
        <w:ind w:left="690" w:hanging="720"/>
      </w:pPr>
      <w:rPr>
        <w:rFonts w:ascii="Arial" w:eastAsia="Arial" w:hAnsi="Arial" w:cs="Arial" w:hint="default"/>
        <w:b/>
        <w:sz w:val="24"/>
      </w:rPr>
    </w:lvl>
    <w:lvl w:ilvl="3">
      <w:start w:val="1"/>
      <w:numFmt w:val="decimal"/>
      <w:lvlText w:val="%1.%2.%3.%4"/>
      <w:lvlJc w:val="left"/>
      <w:pPr>
        <w:ind w:left="1035" w:hanging="1080"/>
      </w:pPr>
      <w:rPr>
        <w:rFonts w:ascii="Arial" w:eastAsia="Arial" w:hAnsi="Arial" w:cs="Arial" w:hint="default"/>
        <w:b/>
        <w:sz w:val="24"/>
      </w:rPr>
    </w:lvl>
    <w:lvl w:ilvl="4">
      <w:start w:val="1"/>
      <w:numFmt w:val="decimal"/>
      <w:lvlText w:val="%1.%2.%3.%4.%5"/>
      <w:lvlJc w:val="left"/>
      <w:pPr>
        <w:ind w:left="1020" w:hanging="1080"/>
      </w:pPr>
      <w:rPr>
        <w:rFonts w:ascii="Arial" w:eastAsia="Arial" w:hAnsi="Arial" w:cs="Arial" w:hint="default"/>
        <w:b/>
        <w:sz w:val="24"/>
      </w:rPr>
    </w:lvl>
    <w:lvl w:ilvl="5">
      <w:start w:val="1"/>
      <w:numFmt w:val="decimal"/>
      <w:lvlText w:val="%1.%2.%3.%4.%5.%6"/>
      <w:lvlJc w:val="left"/>
      <w:pPr>
        <w:ind w:left="1365" w:hanging="1440"/>
      </w:pPr>
      <w:rPr>
        <w:rFonts w:ascii="Arial" w:eastAsia="Arial" w:hAnsi="Arial" w:cs="Arial" w:hint="default"/>
        <w:b/>
        <w:sz w:val="24"/>
      </w:rPr>
    </w:lvl>
    <w:lvl w:ilvl="6">
      <w:start w:val="1"/>
      <w:numFmt w:val="decimal"/>
      <w:lvlText w:val="%1.%2.%3.%4.%5.%6.%7"/>
      <w:lvlJc w:val="left"/>
      <w:pPr>
        <w:ind w:left="1350" w:hanging="1440"/>
      </w:pPr>
      <w:rPr>
        <w:rFonts w:ascii="Arial" w:eastAsia="Arial" w:hAnsi="Arial" w:cs="Arial" w:hint="default"/>
        <w:b/>
        <w:sz w:val="24"/>
      </w:rPr>
    </w:lvl>
    <w:lvl w:ilvl="7">
      <w:start w:val="1"/>
      <w:numFmt w:val="decimal"/>
      <w:lvlText w:val="%1.%2.%3.%4.%5.%6.%7.%8"/>
      <w:lvlJc w:val="left"/>
      <w:pPr>
        <w:ind w:left="1695" w:hanging="1800"/>
      </w:pPr>
      <w:rPr>
        <w:rFonts w:ascii="Arial" w:eastAsia="Arial" w:hAnsi="Arial" w:cs="Arial" w:hint="default"/>
        <w:b/>
        <w:sz w:val="24"/>
      </w:rPr>
    </w:lvl>
    <w:lvl w:ilvl="8">
      <w:start w:val="1"/>
      <w:numFmt w:val="decimal"/>
      <w:lvlText w:val="%1.%2.%3.%4.%5.%6.%7.%8.%9"/>
      <w:lvlJc w:val="left"/>
      <w:pPr>
        <w:ind w:left="1680" w:hanging="1800"/>
      </w:pPr>
      <w:rPr>
        <w:rFonts w:ascii="Arial" w:eastAsia="Arial" w:hAnsi="Arial" w:cs="Arial" w:hint="default"/>
        <w:b/>
        <w:sz w:val="24"/>
      </w:rPr>
    </w:lvl>
  </w:abstractNum>
  <w:abstractNum w:abstractNumId="21" w15:restartNumberingAfterBreak="0">
    <w:nsid w:val="7BD15BE3"/>
    <w:multiLevelType w:val="multilevel"/>
    <w:tmpl w:val="ABAC95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C86679D"/>
    <w:multiLevelType w:val="hybridMultilevel"/>
    <w:tmpl w:val="3970CDE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7EF12A23"/>
    <w:multiLevelType w:val="hybridMultilevel"/>
    <w:tmpl w:val="7228D4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77432007">
    <w:abstractNumId w:val="12"/>
  </w:num>
  <w:num w:numId="2" w16cid:durableId="1455442305">
    <w:abstractNumId w:val="8"/>
  </w:num>
  <w:num w:numId="3" w16cid:durableId="612976467">
    <w:abstractNumId w:val="20"/>
  </w:num>
  <w:num w:numId="4" w16cid:durableId="1350984515">
    <w:abstractNumId w:val="15"/>
  </w:num>
  <w:num w:numId="5" w16cid:durableId="337267704">
    <w:abstractNumId w:val="9"/>
  </w:num>
  <w:num w:numId="6" w16cid:durableId="2106463082">
    <w:abstractNumId w:val="1"/>
  </w:num>
  <w:num w:numId="7" w16cid:durableId="1607273731">
    <w:abstractNumId w:val="13"/>
  </w:num>
  <w:num w:numId="8" w16cid:durableId="802767813">
    <w:abstractNumId w:val="22"/>
  </w:num>
  <w:num w:numId="9" w16cid:durableId="513763403">
    <w:abstractNumId w:val="6"/>
  </w:num>
  <w:num w:numId="10" w16cid:durableId="168837447">
    <w:abstractNumId w:val="18"/>
  </w:num>
  <w:num w:numId="11" w16cid:durableId="863397659">
    <w:abstractNumId w:val="17"/>
  </w:num>
  <w:num w:numId="12" w16cid:durableId="1291783084">
    <w:abstractNumId w:val="16"/>
  </w:num>
  <w:num w:numId="13" w16cid:durableId="1714305374">
    <w:abstractNumId w:val="4"/>
  </w:num>
  <w:num w:numId="14" w16cid:durableId="1694845520">
    <w:abstractNumId w:val="0"/>
  </w:num>
  <w:num w:numId="15" w16cid:durableId="1023365124">
    <w:abstractNumId w:val="23"/>
  </w:num>
  <w:num w:numId="16" w16cid:durableId="1872648203">
    <w:abstractNumId w:val="10"/>
  </w:num>
  <w:num w:numId="17" w16cid:durableId="369689947">
    <w:abstractNumId w:val="7"/>
  </w:num>
  <w:num w:numId="18" w16cid:durableId="2077239921">
    <w:abstractNumId w:val="14"/>
  </w:num>
  <w:num w:numId="19" w16cid:durableId="280957937">
    <w:abstractNumId w:val="3"/>
  </w:num>
  <w:num w:numId="20" w16cid:durableId="872814913">
    <w:abstractNumId w:val="11"/>
  </w:num>
  <w:num w:numId="21" w16cid:durableId="728185238">
    <w:abstractNumId w:val="19"/>
  </w:num>
  <w:num w:numId="22" w16cid:durableId="861095917">
    <w:abstractNumId w:val="2"/>
  </w:num>
  <w:num w:numId="23" w16cid:durableId="1130320843">
    <w:abstractNumId w:val="5"/>
  </w:num>
  <w:num w:numId="24" w16cid:durableId="75432245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grammar="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157"/>
    <w:rsid w:val="0001534C"/>
    <w:rsid w:val="00054B9B"/>
    <w:rsid w:val="00056711"/>
    <w:rsid w:val="00075AB2"/>
    <w:rsid w:val="000D3AC0"/>
    <w:rsid w:val="000D4498"/>
    <w:rsid w:val="001C2A7E"/>
    <w:rsid w:val="001D410D"/>
    <w:rsid w:val="001D5E72"/>
    <w:rsid w:val="001F55C1"/>
    <w:rsid w:val="002163BA"/>
    <w:rsid w:val="00225751"/>
    <w:rsid w:val="002661F2"/>
    <w:rsid w:val="002879B4"/>
    <w:rsid w:val="002E3D2A"/>
    <w:rsid w:val="003211AC"/>
    <w:rsid w:val="003372CF"/>
    <w:rsid w:val="003471E2"/>
    <w:rsid w:val="00371260"/>
    <w:rsid w:val="003A3AC4"/>
    <w:rsid w:val="003C53DC"/>
    <w:rsid w:val="00404DBF"/>
    <w:rsid w:val="004074FD"/>
    <w:rsid w:val="00427495"/>
    <w:rsid w:val="00451A37"/>
    <w:rsid w:val="00495D47"/>
    <w:rsid w:val="004A4CB6"/>
    <w:rsid w:val="004C165B"/>
    <w:rsid w:val="004C3A08"/>
    <w:rsid w:val="004C6791"/>
    <w:rsid w:val="004D6730"/>
    <w:rsid w:val="004F0A7E"/>
    <w:rsid w:val="00510A1E"/>
    <w:rsid w:val="00566977"/>
    <w:rsid w:val="005E3BEE"/>
    <w:rsid w:val="005F5405"/>
    <w:rsid w:val="0061722A"/>
    <w:rsid w:val="00677FAC"/>
    <w:rsid w:val="006B1863"/>
    <w:rsid w:val="0071648D"/>
    <w:rsid w:val="0072DFF0"/>
    <w:rsid w:val="007560D7"/>
    <w:rsid w:val="00776157"/>
    <w:rsid w:val="00781330"/>
    <w:rsid w:val="007C0FA7"/>
    <w:rsid w:val="00810529"/>
    <w:rsid w:val="008557E5"/>
    <w:rsid w:val="00866F62"/>
    <w:rsid w:val="008B515B"/>
    <w:rsid w:val="008D524D"/>
    <w:rsid w:val="009039B6"/>
    <w:rsid w:val="00915394"/>
    <w:rsid w:val="009161AE"/>
    <w:rsid w:val="00916E9F"/>
    <w:rsid w:val="0092507D"/>
    <w:rsid w:val="009828C6"/>
    <w:rsid w:val="009A0304"/>
    <w:rsid w:val="00A0497A"/>
    <w:rsid w:val="00A34C72"/>
    <w:rsid w:val="00A50603"/>
    <w:rsid w:val="00A706BE"/>
    <w:rsid w:val="00A96EB8"/>
    <w:rsid w:val="00A97F61"/>
    <w:rsid w:val="00AA18D6"/>
    <w:rsid w:val="00AB690B"/>
    <w:rsid w:val="00AD3D95"/>
    <w:rsid w:val="00B32623"/>
    <w:rsid w:val="00B67F59"/>
    <w:rsid w:val="00BA5E15"/>
    <w:rsid w:val="00BB14B4"/>
    <w:rsid w:val="00C32609"/>
    <w:rsid w:val="00C59E60"/>
    <w:rsid w:val="00C61B8A"/>
    <w:rsid w:val="00CB51AC"/>
    <w:rsid w:val="00CF652D"/>
    <w:rsid w:val="00CF749C"/>
    <w:rsid w:val="00D27320"/>
    <w:rsid w:val="00D825C3"/>
    <w:rsid w:val="00DA0A33"/>
    <w:rsid w:val="00E369CB"/>
    <w:rsid w:val="00E36A9B"/>
    <w:rsid w:val="00E66DE0"/>
    <w:rsid w:val="00E760E3"/>
    <w:rsid w:val="00EA4AA9"/>
    <w:rsid w:val="00EB0036"/>
    <w:rsid w:val="00EB6655"/>
    <w:rsid w:val="00F2287E"/>
    <w:rsid w:val="00F306A4"/>
    <w:rsid w:val="00F425ED"/>
    <w:rsid w:val="00F5428F"/>
    <w:rsid w:val="00FC1935"/>
    <w:rsid w:val="00FE107F"/>
    <w:rsid w:val="03B80C64"/>
    <w:rsid w:val="09D80771"/>
    <w:rsid w:val="0B48738C"/>
    <w:rsid w:val="126CC805"/>
    <w:rsid w:val="152CBBFC"/>
    <w:rsid w:val="1D7A24E0"/>
    <w:rsid w:val="2BD1EE0D"/>
    <w:rsid w:val="2E8BF84F"/>
    <w:rsid w:val="2F651AB4"/>
    <w:rsid w:val="34129E18"/>
    <w:rsid w:val="3DEAC19A"/>
    <w:rsid w:val="46638314"/>
    <w:rsid w:val="47128F95"/>
    <w:rsid w:val="59262386"/>
    <w:rsid w:val="5E5AE1A1"/>
    <w:rsid w:val="70E628FC"/>
    <w:rsid w:val="79365FE3"/>
    <w:rsid w:val="79824B56"/>
    <w:rsid w:val="7AD2C32C"/>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63991"/>
  <w15:docId w15:val="{1311D006-B7B3-F947-9A0C-175C50227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6" w:line="360" w:lineRule="auto"/>
      <w:ind w:left="10" w:right="48"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122" w:line="259" w:lineRule="auto"/>
      <w:ind w:left="1411" w:hanging="10"/>
      <w:outlineLvl w:val="0"/>
    </w:pPr>
    <w:rPr>
      <w:rFonts w:ascii="Arial" w:eastAsia="Arial" w:hAnsi="Arial" w:cs="Arial"/>
      <w:b/>
      <w:color w:val="080809"/>
      <w:sz w:val="26"/>
      <w:shd w:val="clear" w:color="auto" w:fill="F0F0F0"/>
    </w:rPr>
  </w:style>
  <w:style w:type="paragraph" w:styleId="Heading2">
    <w:name w:val="heading 2"/>
    <w:next w:val="Normal"/>
    <w:link w:val="Heading2Char"/>
    <w:uiPriority w:val="9"/>
    <w:unhideWhenUsed/>
    <w:qFormat/>
    <w:pPr>
      <w:keepNext/>
      <w:keepLines/>
      <w:spacing w:after="323" w:line="259" w:lineRule="auto"/>
      <w:ind w:left="10"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301" w:line="259" w:lineRule="auto"/>
      <w:ind w:right="56"/>
      <w:jc w:val="center"/>
      <w:outlineLvl w:val="2"/>
    </w:pPr>
    <w:rPr>
      <w:rFonts w:ascii="Arial" w:eastAsia="Arial" w:hAnsi="Arial" w:cs="Arial"/>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00000"/>
      <w:sz w:val="18"/>
    </w:rPr>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80809"/>
      <w:sz w:val="26"/>
      <w:shd w:val="clear" w:color="auto" w:fill="F0F0F0"/>
    </w:rPr>
  </w:style>
  <w:style w:type="paragraph" w:styleId="NoSpacing">
    <w:name w:val="No Spacing"/>
    <w:uiPriority w:val="1"/>
    <w:qFormat/>
    <w:rsid w:val="003372CF"/>
    <w:pPr>
      <w:spacing w:after="0" w:line="240" w:lineRule="auto"/>
      <w:ind w:left="10" w:right="48" w:hanging="10"/>
      <w:jc w:val="both"/>
    </w:pPr>
    <w:rPr>
      <w:rFonts w:ascii="Arial" w:eastAsia="Arial" w:hAnsi="Arial" w:cs="Arial"/>
      <w:color w:val="000000"/>
    </w:rPr>
  </w:style>
  <w:style w:type="paragraph" w:styleId="BodyText">
    <w:name w:val="Body Text"/>
    <w:basedOn w:val="Normal"/>
    <w:link w:val="BodyTextChar"/>
    <w:uiPriority w:val="1"/>
    <w:qFormat/>
    <w:rsid w:val="003372CF"/>
    <w:pPr>
      <w:widowControl w:val="0"/>
      <w:autoSpaceDE w:val="0"/>
      <w:autoSpaceDN w:val="0"/>
      <w:spacing w:after="0" w:line="240" w:lineRule="auto"/>
      <w:ind w:left="0" w:right="0" w:firstLine="0"/>
      <w:jc w:val="left"/>
    </w:pPr>
    <w:rPr>
      <w:rFonts w:ascii="Microsoft Sans Serif" w:eastAsia="Microsoft Sans Serif" w:hAnsi="Microsoft Sans Serif" w:cs="Microsoft Sans Serif"/>
      <w:color w:val="auto"/>
      <w:kern w:val="0"/>
      <w:lang w:val="en-US" w:eastAsia="en-US"/>
      <w14:ligatures w14:val="none"/>
    </w:rPr>
  </w:style>
  <w:style w:type="character" w:customStyle="1" w:styleId="BodyTextChar">
    <w:name w:val="Body Text Char"/>
    <w:basedOn w:val="DefaultParagraphFont"/>
    <w:link w:val="BodyText"/>
    <w:uiPriority w:val="1"/>
    <w:rsid w:val="003372CF"/>
    <w:rPr>
      <w:rFonts w:ascii="Microsoft Sans Serif" w:eastAsia="Microsoft Sans Serif" w:hAnsi="Microsoft Sans Serif" w:cs="Microsoft Sans Serif"/>
      <w:kern w:val="0"/>
      <w:lang w:val="en-US" w:eastAsia="en-US"/>
      <w14:ligatures w14:val="none"/>
    </w:rPr>
  </w:style>
  <w:style w:type="paragraph" w:styleId="ListParagraph">
    <w:name w:val="List Paragraph"/>
    <w:basedOn w:val="Normal"/>
    <w:uiPriority w:val="99"/>
    <w:qFormat/>
    <w:rsid w:val="00866F62"/>
    <w:pPr>
      <w:ind w:left="720"/>
      <w:contextualSpacing/>
    </w:pPr>
  </w:style>
  <w:style w:type="paragraph" w:styleId="NormalWeb">
    <w:name w:val="Normal (Web)"/>
    <w:basedOn w:val="Normal"/>
    <w:uiPriority w:val="99"/>
    <w:semiHidden/>
    <w:unhideWhenUsed/>
    <w:rsid w:val="00866F62"/>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 w:type="character" w:customStyle="1" w:styleId="whitespace-normal">
    <w:name w:val="whitespace-normal"/>
    <w:basedOn w:val="DefaultParagraphFont"/>
    <w:rsid w:val="00866F62"/>
  </w:style>
  <w:style w:type="character" w:styleId="Hyperlink">
    <w:name w:val="Hyperlink"/>
    <w:basedOn w:val="DefaultParagraphFont"/>
    <w:uiPriority w:val="99"/>
    <w:unhideWhenUsed/>
    <w:rsid w:val="001D410D"/>
    <w:rPr>
      <w:color w:val="0563C1" w:themeColor="hyperlink"/>
      <w:u w:val="single"/>
    </w:rPr>
  </w:style>
  <w:style w:type="character" w:styleId="UnresolvedMention">
    <w:name w:val="Unresolved Mention"/>
    <w:basedOn w:val="DefaultParagraphFont"/>
    <w:uiPriority w:val="99"/>
    <w:semiHidden/>
    <w:unhideWhenUsed/>
    <w:rsid w:val="001D410D"/>
    <w:rPr>
      <w:color w:val="605E5C"/>
      <w:shd w:val="clear" w:color="auto" w:fill="E1DFDD"/>
    </w:rPr>
  </w:style>
  <w:style w:type="character" w:styleId="Strong">
    <w:name w:val="Strong"/>
    <w:basedOn w:val="DefaultParagraphFont"/>
    <w:uiPriority w:val="22"/>
    <w:qFormat/>
    <w:rsid w:val="00EB6655"/>
    <w:rPr>
      <w:b/>
      <w:bCs/>
    </w:rPr>
  </w:style>
  <w:style w:type="table" w:styleId="TableGrid">
    <w:name w:val="Table Grid"/>
    <w:basedOn w:val="TableNormal"/>
    <w:uiPriority w:val="39"/>
    <w:rsid w:val="008D52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1F55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55C1"/>
    <w:rPr>
      <w:rFonts w:ascii="Arial" w:eastAsia="Arial" w:hAnsi="Arial" w:cs="Arial"/>
      <w:color w:val="000000"/>
    </w:rPr>
  </w:style>
  <w:style w:type="paragraph" w:styleId="Footer">
    <w:name w:val="footer"/>
    <w:basedOn w:val="Normal"/>
    <w:link w:val="FooterChar"/>
    <w:uiPriority w:val="99"/>
    <w:semiHidden/>
    <w:unhideWhenUsed/>
    <w:rsid w:val="001F55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55C1"/>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_rels/header1.xml.rels><?xml version="1.0" encoding="UTF-8" standalone="yes"?>
<Relationships xmlns="http://schemas.openxmlformats.org/package/2006/relationships"><Relationship Id="rId3" Type="http://schemas.openxmlformats.org/officeDocument/2006/relationships/image" Target="media/image3.png" /><Relationship Id="rId2" Type="http://schemas.openxmlformats.org/officeDocument/2006/relationships/image" Target="media/image2.jpg" /><Relationship Id="rId1" Type="http://schemas.openxmlformats.org/officeDocument/2006/relationships/image" Target="media/image1.png" /><Relationship Id="rId4" Type="http://schemas.openxmlformats.org/officeDocument/2006/relationships/image" Target="media/image4.jpeg" /></Relationships>
</file>

<file path=word/_rels/header2.xml.rels><?xml version="1.0" encoding="UTF-8" standalone="yes"?>
<Relationships xmlns="http://schemas.openxmlformats.org/package/2006/relationships"><Relationship Id="rId2" Type="http://schemas.openxmlformats.org/officeDocument/2006/relationships/image" Target="media/image2.jpg" /><Relationship Id="rId1" Type="http://schemas.openxmlformats.org/officeDocument/2006/relationships/image" Target="media/image1.png" /><Relationship Id="rId6" Type="http://schemas.openxmlformats.org/officeDocument/2006/relationships/image" Target="media/image4.jpeg" /><Relationship Id="rId5" Type="http://schemas.openxmlformats.org/officeDocument/2006/relationships/image" Target="media/image3.png" /></Relationships>
</file>

<file path=word/_rels/header3.xml.rels><?xml version="1.0" encoding="UTF-8" standalone="yes"?>
<Relationships xmlns="http://schemas.openxmlformats.org/package/2006/relationships"><Relationship Id="rId8" Type="http://schemas.openxmlformats.org/officeDocument/2006/relationships/image" Target="media/image4.jpeg" /><Relationship Id="rId7" Type="http://schemas.openxmlformats.org/officeDocument/2006/relationships/image" Target="media/image3.png" /><Relationship Id="rId2" Type="http://schemas.openxmlformats.org/officeDocument/2006/relationships/image" Target="media/image2.jpg"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A5243-E046-4F3B-88F4-4C3D3C2EDE8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757</Words>
  <Characters>4321</Characters>
  <Application>Microsoft Office Word</Application>
  <DocSecurity>0</DocSecurity>
  <Lines>36</Lines>
  <Paragraphs>10</Paragraphs>
  <ScaleCrop>false</ScaleCrop>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Escobal III</dc:creator>
  <cp:keywords/>
  <dc:description/>
  <cp:lastModifiedBy>Lamech Herradura</cp:lastModifiedBy>
  <cp:revision>2</cp:revision>
  <cp:lastPrinted>2026-05-13T00:37:00Z</cp:lastPrinted>
  <dcterms:created xsi:type="dcterms:W3CDTF">2026-06-13T02:31:00Z</dcterms:created>
  <dcterms:modified xsi:type="dcterms:W3CDTF">2026-06-13T02:31:00Z</dcterms:modified>
</cp:coreProperties>
</file>